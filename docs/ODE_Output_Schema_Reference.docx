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11-13T09:42:00Z">
        <w:r w:rsidR="001C388A">
          <w:rPr>
            <w:b/>
            <w:noProof/>
            <w:color w:val="0070C0"/>
          </w:rPr>
          <w:t>November 13, 2018</w:t>
        </w:r>
      </w:ins>
      <w:del w:id="1" w:author="Musavi, Hamid [USA]" w:date="2018-11-09T11:02:00Z">
        <w:r w:rsidR="007404E0" w:rsidDel="000C5D5E">
          <w:rPr>
            <w:b/>
            <w:noProof/>
            <w:color w:val="0070C0"/>
          </w:rPr>
          <w:delText>October 29,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110F5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24363063" w:history="1">
            <w:r w:rsidR="00110F5C" w:rsidRPr="00255C36">
              <w:rPr>
                <w:rStyle w:val="Hyperlink"/>
                <w:noProof/>
              </w:rPr>
              <w:t>1</w:t>
            </w:r>
            <w:r w:rsidR="00110F5C">
              <w:rPr>
                <w:noProof/>
                <w:lang w:eastAsia="en-US"/>
              </w:rPr>
              <w:tab/>
            </w:r>
            <w:r w:rsidR="00110F5C" w:rsidRPr="00255C36">
              <w:rPr>
                <w:rStyle w:val="Hyperlink"/>
                <w:noProof/>
              </w:rPr>
              <w:t>Introduction</w:t>
            </w:r>
            <w:r w:rsidR="00110F5C">
              <w:rPr>
                <w:noProof/>
                <w:webHidden/>
              </w:rPr>
              <w:tab/>
            </w:r>
            <w:r w:rsidR="00110F5C">
              <w:rPr>
                <w:noProof/>
                <w:webHidden/>
              </w:rPr>
              <w:fldChar w:fldCharType="begin"/>
            </w:r>
            <w:r w:rsidR="00110F5C">
              <w:rPr>
                <w:noProof/>
                <w:webHidden/>
              </w:rPr>
              <w:instrText xml:space="preserve"> PAGEREF _Toc524363063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1C388A">
          <w:pPr>
            <w:pStyle w:val="TOC1"/>
            <w:tabs>
              <w:tab w:val="left" w:pos="480"/>
              <w:tab w:val="right" w:leader="dot" w:pos="9350"/>
            </w:tabs>
            <w:rPr>
              <w:noProof/>
              <w:lang w:eastAsia="en-US"/>
            </w:rPr>
          </w:pPr>
          <w:hyperlink w:anchor="_Toc524363064" w:history="1">
            <w:r w:rsidR="00110F5C" w:rsidRPr="00255C36">
              <w:rPr>
                <w:rStyle w:val="Hyperlink"/>
                <w:noProof/>
              </w:rPr>
              <w:t>2</w:t>
            </w:r>
            <w:r w:rsidR="00110F5C">
              <w:rPr>
                <w:noProof/>
                <w:lang w:eastAsia="en-US"/>
              </w:rPr>
              <w:tab/>
            </w:r>
            <w:r w:rsidR="00110F5C" w:rsidRPr="00255C36">
              <w:rPr>
                <w:rStyle w:val="Hyperlink"/>
                <w:noProof/>
              </w:rPr>
              <w:t>Published Topics</w:t>
            </w:r>
            <w:r w:rsidR="00110F5C">
              <w:rPr>
                <w:noProof/>
                <w:webHidden/>
              </w:rPr>
              <w:tab/>
            </w:r>
            <w:r w:rsidR="00110F5C">
              <w:rPr>
                <w:noProof/>
                <w:webHidden/>
              </w:rPr>
              <w:fldChar w:fldCharType="begin"/>
            </w:r>
            <w:r w:rsidR="00110F5C">
              <w:rPr>
                <w:noProof/>
                <w:webHidden/>
              </w:rPr>
              <w:instrText xml:space="preserve"> PAGEREF _Toc524363064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1C388A">
          <w:pPr>
            <w:pStyle w:val="TOC1"/>
            <w:tabs>
              <w:tab w:val="left" w:pos="480"/>
              <w:tab w:val="right" w:leader="dot" w:pos="9350"/>
            </w:tabs>
            <w:rPr>
              <w:noProof/>
              <w:lang w:eastAsia="en-US"/>
            </w:rPr>
          </w:pPr>
          <w:hyperlink w:anchor="_Toc524363065" w:history="1">
            <w:r w:rsidR="00110F5C" w:rsidRPr="00255C36">
              <w:rPr>
                <w:rStyle w:val="Hyperlink"/>
                <w:noProof/>
              </w:rPr>
              <w:t>3</w:t>
            </w:r>
            <w:r w:rsidR="00110F5C">
              <w:rPr>
                <w:noProof/>
                <w:lang w:eastAsia="en-US"/>
              </w:rPr>
              <w:tab/>
            </w:r>
            <w:r w:rsidR="00110F5C" w:rsidRPr="00255C36">
              <w:rPr>
                <w:rStyle w:val="Hyperlink"/>
                <w:noProof/>
              </w:rPr>
              <w:t>Common Data Schemas</w:t>
            </w:r>
            <w:r w:rsidR="00110F5C">
              <w:rPr>
                <w:noProof/>
                <w:webHidden/>
              </w:rPr>
              <w:tab/>
            </w:r>
            <w:r w:rsidR="00110F5C">
              <w:rPr>
                <w:noProof/>
                <w:webHidden/>
              </w:rPr>
              <w:fldChar w:fldCharType="begin"/>
            </w:r>
            <w:r w:rsidR="00110F5C">
              <w:rPr>
                <w:noProof/>
                <w:webHidden/>
              </w:rPr>
              <w:instrText xml:space="preserve"> PAGEREF _Toc524363065 \h </w:instrText>
            </w:r>
            <w:r w:rsidR="00110F5C">
              <w:rPr>
                <w:noProof/>
                <w:webHidden/>
              </w:rPr>
            </w:r>
            <w:r w:rsidR="00110F5C">
              <w:rPr>
                <w:noProof/>
                <w:webHidden/>
              </w:rPr>
              <w:fldChar w:fldCharType="separate"/>
            </w:r>
            <w:r w:rsidR="00110F5C">
              <w:rPr>
                <w:noProof/>
                <w:webHidden/>
              </w:rPr>
              <w:t>8</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66" w:history="1">
            <w:r w:rsidR="00110F5C" w:rsidRPr="00255C36">
              <w:rPr>
                <w:rStyle w:val="Hyperlink"/>
                <w:noProof/>
              </w:rPr>
              <w:t>3.1</w:t>
            </w:r>
            <w:r w:rsidR="00110F5C">
              <w:rPr>
                <w:noProof/>
                <w:lang w:eastAsia="en-US"/>
              </w:rPr>
              <w:tab/>
            </w:r>
            <w:r w:rsidR="00110F5C" w:rsidRPr="00255C36">
              <w:rPr>
                <w:rStyle w:val="Hyperlink"/>
                <w:noProof/>
              </w:rPr>
              <w:t>ODE Data</w:t>
            </w:r>
            <w:r w:rsidR="00110F5C">
              <w:rPr>
                <w:noProof/>
                <w:webHidden/>
              </w:rPr>
              <w:tab/>
            </w:r>
            <w:r w:rsidR="00110F5C">
              <w:rPr>
                <w:noProof/>
                <w:webHidden/>
              </w:rPr>
              <w:fldChar w:fldCharType="begin"/>
            </w:r>
            <w:r w:rsidR="00110F5C">
              <w:rPr>
                <w:noProof/>
                <w:webHidden/>
              </w:rPr>
              <w:instrText xml:space="preserve"> PAGEREF _Toc524363066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67" w:history="1">
            <w:r w:rsidR="00110F5C" w:rsidRPr="00255C36">
              <w:rPr>
                <w:rStyle w:val="Hyperlink"/>
                <w:noProof/>
              </w:rPr>
              <w:t>3.2</w:t>
            </w:r>
            <w:r w:rsidR="00110F5C">
              <w:rPr>
                <w:noProof/>
                <w:lang w:eastAsia="en-US"/>
              </w:rPr>
              <w:tab/>
            </w:r>
            <w:r w:rsidR="00110F5C" w:rsidRPr="00255C36">
              <w:rPr>
                <w:rStyle w:val="Hyperlink"/>
                <w:noProof/>
              </w:rPr>
              <w:t>ODE Message Metadata</w:t>
            </w:r>
            <w:r w:rsidR="00110F5C">
              <w:rPr>
                <w:noProof/>
                <w:webHidden/>
              </w:rPr>
              <w:tab/>
            </w:r>
            <w:r w:rsidR="00110F5C">
              <w:rPr>
                <w:noProof/>
                <w:webHidden/>
              </w:rPr>
              <w:fldChar w:fldCharType="begin"/>
            </w:r>
            <w:r w:rsidR="00110F5C">
              <w:rPr>
                <w:noProof/>
                <w:webHidden/>
              </w:rPr>
              <w:instrText xml:space="preserve"> PAGEREF _Toc524363067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68" w:history="1">
            <w:r w:rsidR="00110F5C" w:rsidRPr="00255C36">
              <w:rPr>
                <w:rStyle w:val="Hyperlink"/>
                <w:noProof/>
              </w:rPr>
              <w:t>3.3</w:t>
            </w:r>
            <w:r w:rsidR="00110F5C">
              <w:rPr>
                <w:noProof/>
                <w:lang w:eastAsia="en-US"/>
              </w:rPr>
              <w:tab/>
            </w:r>
            <w:r w:rsidR="00110F5C" w:rsidRPr="00255C36">
              <w:rPr>
                <w:rStyle w:val="Hyperlink"/>
                <w:noProof/>
              </w:rPr>
              <w:t>SerialId</w:t>
            </w:r>
            <w:r w:rsidR="00110F5C">
              <w:rPr>
                <w:noProof/>
                <w:webHidden/>
              </w:rPr>
              <w:tab/>
            </w:r>
            <w:r w:rsidR="00110F5C">
              <w:rPr>
                <w:noProof/>
                <w:webHidden/>
              </w:rPr>
              <w:fldChar w:fldCharType="begin"/>
            </w:r>
            <w:r w:rsidR="00110F5C">
              <w:rPr>
                <w:noProof/>
                <w:webHidden/>
              </w:rPr>
              <w:instrText xml:space="preserve"> PAGEREF _Toc524363068 \h </w:instrText>
            </w:r>
            <w:r w:rsidR="00110F5C">
              <w:rPr>
                <w:noProof/>
                <w:webHidden/>
              </w:rPr>
            </w:r>
            <w:r w:rsidR="00110F5C">
              <w:rPr>
                <w:noProof/>
                <w:webHidden/>
              </w:rPr>
              <w:fldChar w:fldCharType="separate"/>
            </w:r>
            <w:r w:rsidR="00110F5C">
              <w:rPr>
                <w:noProof/>
                <w:webHidden/>
              </w:rPr>
              <w:t>11</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69" w:history="1">
            <w:r w:rsidR="00110F5C" w:rsidRPr="00255C36">
              <w:rPr>
                <w:rStyle w:val="Hyperlink"/>
                <w:noProof/>
              </w:rPr>
              <w:t>3.4</w:t>
            </w:r>
            <w:r w:rsidR="00110F5C">
              <w:rPr>
                <w:noProof/>
                <w:lang w:eastAsia="en-US"/>
              </w:rPr>
              <w:tab/>
            </w:r>
            <w:r w:rsidR="00110F5C" w:rsidRPr="00255C36">
              <w:rPr>
                <w:rStyle w:val="Hyperlink"/>
                <w:noProof/>
              </w:rPr>
              <w:t>Encodings</w:t>
            </w:r>
            <w:r w:rsidR="00110F5C">
              <w:rPr>
                <w:noProof/>
                <w:webHidden/>
              </w:rPr>
              <w:tab/>
            </w:r>
            <w:r w:rsidR="00110F5C">
              <w:rPr>
                <w:noProof/>
                <w:webHidden/>
              </w:rPr>
              <w:fldChar w:fldCharType="begin"/>
            </w:r>
            <w:r w:rsidR="00110F5C">
              <w:rPr>
                <w:noProof/>
                <w:webHidden/>
              </w:rPr>
              <w:instrText xml:space="preserve"> PAGEREF _Toc524363069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70" w:history="1">
            <w:r w:rsidR="00110F5C" w:rsidRPr="00255C36">
              <w:rPr>
                <w:rStyle w:val="Hyperlink"/>
                <w:noProof/>
              </w:rPr>
              <w:t>3.5</w:t>
            </w:r>
            <w:r w:rsidR="00110F5C">
              <w:rPr>
                <w:noProof/>
                <w:lang w:eastAsia="en-US"/>
              </w:rPr>
              <w:tab/>
            </w:r>
            <w:r w:rsidR="00110F5C" w:rsidRPr="00255C36">
              <w:rPr>
                <w:rStyle w:val="Hyperlink"/>
                <w:noProof/>
              </w:rPr>
              <w:t>ReceivedMessageDetails</w:t>
            </w:r>
            <w:r w:rsidR="00110F5C">
              <w:rPr>
                <w:noProof/>
                <w:webHidden/>
              </w:rPr>
              <w:tab/>
            </w:r>
            <w:r w:rsidR="00110F5C">
              <w:rPr>
                <w:noProof/>
                <w:webHidden/>
              </w:rPr>
              <w:fldChar w:fldCharType="begin"/>
            </w:r>
            <w:r w:rsidR="00110F5C">
              <w:rPr>
                <w:noProof/>
                <w:webHidden/>
              </w:rPr>
              <w:instrText xml:space="preserve"> PAGEREF _Toc524363070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71" w:history="1">
            <w:r w:rsidR="00110F5C" w:rsidRPr="00255C36">
              <w:rPr>
                <w:rStyle w:val="Hyperlink"/>
                <w:noProof/>
              </w:rPr>
              <w:t>3.6</w:t>
            </w:r>
            <w:r w:rsidR="00110F5C">
              <w:rPr>
                <w:noProof/>
                <w:lang w:eastAsia="en-US"/>
              </w:rPr>
              <w:tab/>
            </w:r>
            <w:r w:rsidR="00110F5C" w:rsidRPr="00255C36">
              <w:rPr>
                <w:rStyle w:val="Hyperlink"/>
                <w:noProof/>
              </w:rPr>
              <w:t>OdeMessagePayload</w:t>
            </w:r>
            <w:r w:rsidR="00110F5C">
              <w:rPr>
                <w:noProof/>
                <w:webHidden/>
              </w:rPr>
              <w:tab/>
            </w:r>
            <w:r w:rsidR="00110F5C">
              <w:rPr>
                <w:noProof/>
                <w:webHidden/>
              </w:rPr>
              <w:fldChar w:fldCharType="begin"/>
            </w:r>
            <w:r w:rsidR="00110F5C">
              <w:rPr>
                <w:noProof/>
                <w:webHidden/>
              </w:rPr>
              <w:instrText xml:space="preserve"> PAGEREF _Toc524363071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1C388A">
          <w:pPr>
            <w:pStyle w:val="TOC1"/>
            <w:tabs>
              <w:tab w:val="left" w:pos="480"/>
              <w:tab w:val="right" w:leader="dot" w:pos="9350"/>
            </w:tabs>
            <w:rPr>
              <w:noProof/>
              <w:lang w:eastAsia="en-US"/>
            </w:rPr>
          </w:pPr>
          <w:hyperlink w:anchor="_Toc524363072" w:history="1">
            <w:r w:rsidR="00110F5C" w:rsidRPr="00255C36">
              <w:rPr>
                <w:rStyle w:val="Hyperlink"/>
                <w:noProof/>
              </w:rPr>
              <w:t>4</w:t>
            </w:r>
            <w:r w:rsidR="00110F5C">
              <w:rPr>
                <w:noProof/>
                <w:lang w:eastAsia="en-US"/>
              </w:rPr>
              <w:tab/>
            </w:r>
            <w:r w:rsidR="00110F5C" w:rsidRPr="00255C36">
              <w:rPr>
                <w:rStyle w:val="Hyperlink"/>
                <w:noProof/>
              </w:rPr>
              <w:t>OdeTimPayload</w:t>
            </w:r>
            <w:r w:rsidR="00110F5C">
              <w:rPr>
                <w:noProof/>
                <w:webHidden/>
              </w:rPr>
              <w:tab/>
            </w:r>
            <w:r w:rsidR="00110F5C">
              <w:rPr>
                <w:noProof/>
                <w:webHidden/>
              </w:rPr>
              <w:fldChar w:fldCharType="begin"/>
            </w:r>
            <w:r w:rsidR="00110F5C">
              <w:rPr>
                <w:noProof/>
                <w:webHidden/>
              </w:rPr>
              <w:instrText xml:space="preserve"> PAGEREF _Toc524363072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73" w:history="1">
            <w:r w:rsidR="00110F5C" w:rsidRPr="00255C36">
              <w:rPr>
                <w:rStyle w:val="Hyperlink"/>
                <w:noProof/>
              </w:rPr>
              <w:t>4.1</w:t>
            </w:r>
            <w:r w:rsidR="00110F5C">
              <w:rPr>
                <w:noProof/>
                <w:lang w:eastAsia="en-US"/>
              </w:rPr>
              <w:tab/>
            </w:r>
            <w:r w:rsidR="00110F5C" w:rsidRPr="00255C36">
              <w:rPr>
                <w:rStyle w:val="Hyperlink"/>
                <w:noProof/>
              </w:rPr>
              <w:t>OdeTravelerInformationMessage</w:t>
            </w:r>
            <w:r w:rsidR="00110F5C">
              <w:rPr>
                <w:noProof/>
                <w:webHidden/>
              </w:rPr>
              <w:tab/>
            </w:r>
            <w:r w:rsidR="00110F5C">
              <w:rPr>
                <w:noProof/>
                <w:webHidden/>
              </w:rPr>
              <w:fldChar w:fldCharType="begin"/>
            </w:r>
            <w:r w:rsidR="00110F5C">
              <w:rPr>
                <w:noProof/>
                <w:webHidden/>
              </w:rPr>
              <w:instrText xml:space="preserve"> PAGEREF _Toc524363073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74" w:history="1">
            <w:r w:rsidR="00110F5C" w:rsidRPr="00255C36">
              <w:rPr>
                <w:rStyle w:val="Hyperlink"/>
                <w:noProof/>
              </w:rPr>
              <w:t>4.2</w:t>
            </w:r>
            <w:r w:rsidR="00110F5C">
              <w:rPr>
                <w:noProof/>
                <w:lang w:eastAsia="en-US"/>
              </w:rPr>
              <w:tab/>
            </w:r>
            <w:r w:rsidR="00110F5C" w:rsidRPr="00255C36">
              <w:rPr>
                <w:rStyle w:val="Hyperlink"/>
                <w:noProof/>
              </w:rPr>
              <w:t>J2735 TravelerInformation</w:t>
            </w:r>
            <w:r w:rsidR="00110F5C">
              <w:rPr>
                <w:noProof/>
                <w:webHidden/>
              </w:rPr>
              <w:tab/>
            </w:r>
            <w:r w:rsidR="00110F5C">
              <w:rPr>
                <w:noProof/>
                <w:webHidden/>
              </w:rPr>
              <w:fldChar w:fldCharType="begin"/>
            </w:r>
            <w:r w:rsidR="00110F5C">
              <w:rPr>
                <w:noProof/>
                <w:webHidden/>
              </w:rPr>
              <w:instrText xml:space="preserve"> PAGEREF _Toc524363074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88A">
          <w:pPr>
            <w:pStyle w:val="TOC1"/>
            <w:tabs>
              <w:tab w:val="left" w:pos="480"/>
              <w:tab w:val="right" w:leader="dot" w:pos="9350"/>
            </w:tabs>
            <w:rPr>
              <w:noProof/>
              <w:lang w:eastAsia="en-US"/>
            </w:rPr>
          </w:pPr>
          <w:hyperlink w:anchor="_Toc524363075" w:history="1">
            <w:r w:rsidR="00110F5C" w:rsidRPr="00255C36">
              <w:rPr>
                <w:rStyle w:val="Hyperlink"/>
                <w:noProof/>
              </w:rPr>
              <w:t>5</w:t>
            </w:r>
            <w:r w:rsidR="00110F5C">
              <w:rPr>
                <w:noProof/>
                <w:lang w:eastAsia="en-US"/>
              </w:rPr>
              <w:tab/>
            </w:r>
            <w:r w:rsidR="00110F5C" w:rsidRPr="00255C36">
              <w:rPr>
                <w:rStyle w:val="Hyperlink"/>
                <w:noProof/>
              </w:rPr>
              <w:t>OdeDriverAlertPayload</w:t>
            </w:r>
            <w:r w:rsidR="00110F5C">
              <w:rPr>
                <w:noProof/>
                <w:webHidden/>
              </w:rPr>
              <w:tab/>
            </w:r>
            <w:r w:rsidR="00110F5C">
              <w:rPr>
                <w:noProof/>
                <w:webHidden/>
              </w:rPr>
              <w:fldChar w:fldCharType="begin"/>
            </w:r>
            <w:r w:rsidR="00110F5C">
              <w:rPr>
                <w:noProof/>
                <w:webHidden/>
              </w:rPr>
              <w:instrText xml:space="preserve"> PAGEREF _Toc524363075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88A">
          <w:pPr>
            <w:pStyle w:val="TOC1"/>
            <w:tabs>
              <w:tab w:val="left" w:pos="480"/>
              <w:tab w:val="right" w:leader="dot" w:pos="9350"/>
            </w:tabs>
            <w:rPr>
              <w:noProof/>
              <w:lang w:eastAsia="en-US"/>
            </w:rPr>
          </w:pPr>
          <w:hyperlink w:anchor="_Toc524363076" w:history="1">
            <w:r w:rsidR="00110F5C" w:rsidRPr="00255C36">
              <w:rPr>
                <w:rStyle w:val="Hyperlink"/>
                <w:noProof/>
              </w:rPr>
              <w:t>6</w:t>
            </w:r>
            <w:r w:rsidR="00110F5C">
              <w:rPr>
                <w:noProof/>
                <w:lang w:eastAsia="en-US"/>
              </w:rPr>
              <w:tab/>
            </w:r>
            <w:r w:rsidR="00110F5C" w:rsidRPr="00255C36">
              <w:rPr>
                <w:rStyle w:val="Hyperlink"/>
                <w:noProof/>
              </w:rPr>
              <w:t>OdeBsmPayload</w:t>
            </w:r>
            <w:r w:rsidR="00110F5C">
              <w:rPr>
                <w:noProof/>
                <w:webHidden/>
              </w:rPr>
              <w:tab/>
            </w:r>
            <w:r w:rsidR="00110F5C">
              <w:rPr>
                <w:noProof/>
                <w:webHidden/>
              </w:rPr>
              <w:fldChar w:fldCharType="begin"/>
            </w:r>
            <w:r w:rsidR="00110F5C">
              <w:rPr>
                <w:noProof/>
                <w:webHidden/>
              </w:rPr>
              <w:instrText xml:space="preserve"> PAGEREF _Toc524363076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77" w:history="1">
            <w:r w:rsidR="00110F5C" w:rsidRPr="00255C36">
              <w:rPr>
                <w:rStyle w:val="Hyperlink"/>
                <w:noProof/>
              </w:rPr>
              <w:t>6.1</w:t>
            </w:r>
            <w:r w:rsidR="00110F5C">
              <w:rPr>
                <w:noProof/>
                <w:lang w:eastAsia="en-US"/>
              </w:rPr>
              <w:tab/>
            </w:r>
            <w:r w:rsidR="00110F5C" w:rsidRPr="00255C36">
              <w:rPr>
                <w:rStyle w:val="Hyperlink"/>
                <w:noProof/>
              </w:rPr>
              <w:t>J2735BsmCoreData</w:t>
            </w:r>
            <w:r w:rsidR="00110F5C">
              <w:rPr>
                <w:noProof/>
                <w:webHidden/>
              </w:rPr>
              <w:tab/>
            </w:r>
            <w:r w:rsidR="00110F5C">
              <w:rPr>
                <w:noProof/>
                <w:webHidden/>
              </w:rPr>
              <w:fldChar w:fldCharType="begin"/>
            </w:r>
            <w:r w:rsidR="00110F5C">
              <w:rPr>
                <w:noProof/>
                <w:webHidden/>
              </w:rPr>
              <w:instrText xml:space="preserve"> PAGEREF _Toc524363077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78" w:history="1">
            <w:r w:rsidR="00110F5C" w:rsidRPr="00255C36">
              <w:rPr>
                <w:rStyle w:val="Hyperlink"/>
                <w:noProof/>
              </w:rPr>
              <w:t>6.2</w:t>
            </w:r>
            <w:r w:rsidR="00110F5C">
              <w:rPr>
                <w:noProof/>
                <w:lang w:eastAsia="en-US"/>
              </w:rPr>
              <w:tab/>
            </w:r>
            <w:r w:rsidR="00110F5C" w:rsidRPr="00255C36">
              <w:rPr>
                <w:rStyle w:val="Hyperlink"/>
                <w:noProof/>
              </w:rPr>
              <w:t>J2735BsmPart2Content</w:t>
            </w:r>
            <w:r w:rsidR="00110F5C">
              <w:rPr>
                <w:noProof/>
                <w:webHidden/>
              </w:rPr>
              <w:tab/>
            </w:r>
            <w:r w:rsidR="00110F5C">
              <w:rPr>
                <w:noProof/>
                <w:webHidden/>
              </w:rPr>
              <w:fldChar w:fldCharType="begin"/>
            </w:r>
            <w:r w:rsidR="00110F5C">
              <w:rPr>
                <w:noProof/>
                <w:webHidden/>
              </w:rPr>
              <w:instrText xml:space="preserve"> PAGEREF _Toc524363078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79" w:history="1">
            <w:r w:rsidR="00110F5C" w:rsidRPr="00255C36">
              <w:rPr>
                <w:rStyle w:val="Hyperlink"/>
                <w:noProof/>
              </w:rPr>
              <w:t>6.3</w:t>
            </w:r>
            <w:r w:rsidR="00110F5C">
              <w:rPr>
                <w:noProof/>
                <w:lang w:eastAsia="en-US"/>
              </w:rPr>
              <w:tab/>
            </w:r>
            <w:r w:rsidR="00110F5C" w:rsidRPr="00255C36">
              <w:rPr>
                <w:rStyle w:val="Hyperlink"/>
                <w:noProof/>
              </w:rPr>
              <w:t>OdePosition3D</w:t>
            </w:r>
            <w:r w:rsidR="00110F5C">
              <w:rPr>
                <w:noProof/>
                <w:webHidden/>
              </w:rPr>
              <w:tab/>
            </w:r>
            <w:r w:rsidR="00110F5C">
              <w:rPr>
                <w:noProof/>
                <w:webHidden/>
              </w:rPr>
              <w:fldChar w:fldCharType="begin"/>
            </w:r>
            <w:r w:rsidR="00110F5C">
              <w:rPr>
                <w:noProof/>
                <w:webHidden/>
              </w:rPr>
              <w:instrText xml:space="preserve"> PAGEREF _Toc524363079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0" w:history="1">
            <w:r w:rsidR="00110F5C" w:rsidRPr="00255C36">
              <w:rPr>
                <w:rStyle w:val="Hyperlink"/>
                <w:noProof/>
              </w:rPr>
              <w:t>6.4</w:t>
            </w:r>
            <w:r w:rsidR="00110F5C">
              <w:rPr>
                <w:noProof/>
                <w:lang w:eastAsia="en-US"/>
              </w:rPr>
              <w:tab/>
            </w:r>
            <w:r w:rsidR="00110F5C" w:rsidRPr="00255C36">
              <w:rPr>
                <w:rStyle w:val="Hyperlink"/>
                <w:noProof/>
              </w:rPr>
              <w:t>J2735AccelerationSet4Way</w:t>
            </w:r>
            <w:r w:rsidR="00110F5C">
              <w:rPr>
                <w:noProof/>
                <w:webHidden/>
              </w:rPr>
              <w:tab/>
            </w:r>
            <w:r w:rsidR="00110F5C">
              <w:rPr>
                <w:noProof/>
                <w:webHidden/>
              </w:rPr>
              <w:fldChar w:fldCharType="begin"/>
            </w:r>
            <w:r w:rsidR="00110F5C">
              <w:rPr>
                <w:noProof/>
                <w:webHidden/>
              </w:rPr>
              <w:instrText xml:space="preserve"> PAGEREF _Toc524363080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1" w:history="1">
            <w:r w:rsidR="00110F5C" w:rsidRPr="00255C36">
              <w:rPr>
                <w:rStyle w:val="Hyperlink"/>
                <w:noProof/>
              </w:rPr>
              <w:t>6.5</w:t>
            </w:r>
            <w:r w:rsidR="00110F5C">
              <w:rPr>
                <w:noProof/>
                <w:lang w:eastAsia="en-US"/>
              </w:rPr>
              <w:tab/>
            </w:r>
            <w:r w:rsidR="00110F5C" w:rsidRPr="00255C36">
              <w:rPr>
                <w:rStyle w:val="Hyperlink"/>
                <w:noProof/>
              </w:rPr>
              <w:t>J2735PositionalAccuracy</w:t>
            </w:r>
            <w:r w:rsidR="00110F5C">
              <w:rPr>
                <w:noProof/>
                <w:webHidden/>
              </w:rPr>
              <w:tab/>
            </w:r>
            <w:r w:rsidR="00110F5C">
              <w:rPr>
                <w:noProof/>
                <w:webHidden/>
              </w:rPr>
              <w:fldChar w:fldCharType="begin"/>
            </w:r>
            <w:r w:rsidR="00110F5C">
              <w:rPr>
                <w:noProof/>
                <w:webHidden/>
              </w:rPr>
              <w:instrText xml:space="preserve"> PAGEREF _Toc524363081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2" w:history="1">
            <w:r w:rsidR="00110F5C" w:rsidRPr="00255C36">
              <w:rPr>
                <w:rStyle w:val="Hyperlink"/>
                <w:noProof/>
              </w:rPr>
              <w:t>6.6</w:t>
            </w:r>
            <w:r w:rsidR="00110F5C">
              <w:rPr>
                <w:noProof/>
                <w:lang w:eastAsia="en-US"/>
              </w:rPr>
              <w:tab/>
            </w:r>
            <w:r w:rsidR="00110F5C" w:rsidRPr="00255C36">
              <w:rPr>
                <w:rStyle w:val="Hyperlink"/>
                <w:noProof/>
              </w:rPr>
              <w:t>J2735BrakeSystemStatus</w:t>
            </w:r>
            <w:r w:rsidR="00110F5C">
              <w:rPr>
                <w:noProof/>
                <w:webHidden/>
              </w:rPr>
              <w:tab/>
            </w:r>
            <w:r w:rsidR="00110F5C">
              <w:rPr>
                <w:noProof/>
                <w:webHidden/>
              </w:rPr>
              <w:fldChar w:fldCharType="begin"/>
            </w:r>
            <w:r w:rsidR="00110F5C">
              <w:rPr>
                <w:noProof/>
                <w:webHidden/>
              </w:rPr>
              <w:instrText xml:space="preserve"> PAGEREF _Toc524363082 \h </w:instrText>
            </w:r>
            <w:r w:rsidR="00110F5C">
              <w:rPr>
                <w:noProof/>
                <w:webHidden/>
              </w:rPr>
            </w:r>
            <w:r w:rsidR="00110F5C">
              <w:rPr>
                <w:noProof/>
                <w:webHidden/>
              </w:rPr>
              <w:fldChar w:fldCharType="separate"/>
            </w:r>
            <w:r w:rsidR="00110F5C">
              <w:rPr>
                <w:noProof/>
                <w:webHidden/>
              </w:rPr>
              <w:t>18</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3" w:history="1">
            <w:r w:rsidR="00110F5C" w:rsidRPr="00255C36">
              <w:rPr>
                <w:rStyle w:val="Hyperlink"/>
                <w:noProof/>
              </w:rPr>
              <w:t>6.7</w:t>
            </w:r>
            <w:r w:rsidR="00110F5C">
              <w:rPr>
                <w:noProof/>
                <w:lang w:eastAsia="en-US"/>
              </w:rPr>
              <w:tab/>
            </w:r>
            <w:r w:rsidR="00110F5C" w:rsidRPr="00255C36">
              <w:rPr>
                <w:rStyle w:val="Hyperlink"/>
                <w:noProof/>
              </w:rPr>
              <w:t>J2735VehicleSize</w:t>
            </w:r>
            <w:r w:rsidR="00110F5C">
              <w:rPr>
                <w:noProof/>
                <w:webHidden/>
              </w:rPr>
              <w:tab/>
            </w:r>
            <w:r w:rsidR="00110F5C">
              <w:rPr>
                <w:noProof/>
                <w:webHidden/>
              </w:rPr>
              <w:fldChar w:fldCharType="begin"/>
            </w:r>
            <w:r w:rsidR="00110F5C">
              <w:rPr>
                <w:noProof/>
                <w:webHidden/>
              </w:rPr>
              <w:instrText xml:space="preserve"> PAGEREF _Toc524363083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4" w:history="1">
            <w:r w:rsidR="00110F5C" w:rsidRPr="00255C36">
              <w:rPr>
                <w:rStyle w:val="Hyperlink"/>
                <w:noProof/>
              </w:rPr>
              <w:t>6.8</w:t>
            </w:r>
            <w:r w:rsidR="00110F5C">
              <w:rPr>
                <w:noProof/>
                <w:lang w:eastAsia="en-US"/>
              </w:rPr>
              <w:tab/>
            </w:r>
            <w:r w:rsidR="00110F5C" w:rsidRPr="00255C36">
              <w:rPr>
                <w:rStyle w:val="Hyperlink"/>
                <w:noProof/>
              </w:rPr>
              <w:t>J2735BitString</w:t>
            </w:r>
            <w:r w:rsidR="00110F5C">
              <w:rPr>
                <w:noProof/>
                <w:webHidden/>
              </w:rPr>
              <w:tab/>
            </w:r>
            <w:r w:rsidR="00110F5C">
              <w:rPr>
                <w:noProof/>
                <w:webHidden/>
              </w:rPr>
              <w:fldChar w:fldCharType="begin"/>
            </w:r>
            <w:r w:rsidR="00110F5C">
              <w:rPr>
                <w:noProof/>
                <w:webHidden/>
              </w:rPr>
              <w:instrText xml:space="preserve"> PAGEREF _Toc524363084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5" w:history="1">
            <w:r w:rsidR="00110F5C" w:rsidRPr="00255C36">
              <w:rPr>
                <w:rStyle w:val="Hyperlink"/>
                <w:noProof/>
              </w:rPr>
              <w:t>6.9</w:t>
            </w:r>
            <w:r w:rsidR="00110F5C">
              <w:rPr>
                <w:noProof/>
                <w:lang w:eastAsia="en-US"/>
              </w:rPr>
              <w:tab/>
            </w:r>
            <w:r w:rsidR="00110F5C" w:rsidRPr="00255C36">
              <w:rPr>
                <w:rStyle w:val="Hyperlink"/>
                <w:noProof/>
              </w:rPr>
              <w:t>J2735VehicleSafetyExtensions</w:t>
            </w:r>
            <w:r w:rsidR="00110F5C">
              <w:rPr>
                <w:noProof/>
                <w:webHidden/>
              </w:rPr>
              <w:tab/>
            </w:r>
            <w:r w:rsidR="00110F5C">
              <w:rPr>
                <w:noProof/>
                <w:webHidden/>
              </w:rPr>
              <w:fldChar w:fldCharType="begin"/>
            </w:r>
            <w:r w:rsidR="00110F5C">
              <w:rPr>
                <w:noProof/>
                <w:webHidden/>
              </w:rPr>
              <w:instrText xml:space="preserve"> PAGEREF _Toc524363085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6" w:history="1">
            <w:r w:rsidR="00110F5C" w:rsidRPr="00255C36">
              <w:rPr>
                <w:rStyle w:val="Hyperlink"/>
                <w:noProof/>
              </w:rPr>
              <w:t>6.10</w:t>
            </w:r>
            <w:r w:rsidR="00110F5C">
              <w:rPr>
                <w:noProof/>
                <w:lang w:eastAsia="en-US"/>
              </w:rPr>
              <w:tab/>
            </w:r>
            <w:r w:rsidR="00110F5C" w:rsidRPr="00255C36">
              <w:rPr>
                <w:rStyle w:val="Hyperlink"/>
                <w:noProof/>
              </w:rPr>
              <w:t>J2735SpecialVehicleExtensions</w:t>
            </w:r>
            <w:r w:rsidR="00110F5C">
              <w:rPr>
                <w:noProof/>
                <w:webHidden/>
              </w:rPr>
              <w:tab/>
            </w:r>
            <w:r w:rsidR="00110F5C">
              <w:rPr>
                <w:noProof/>
                <w:webHidden/>
              </w:rPr>
              <w:fldChar w:fldCharType="begin"/>
            </w:r>
            <w:r w:rsidR="00110F5C">
              <w:rPr>
                <w:noProof/>
                <w:webHidden/>
              </w:rPr>
              <w:instrText xml:space="preserve"> PAGEREF _Toc524363086 \h </w:instrText>
            </w:r>
            <w:r w:rsidR="00110F5C">
              <w:rPr>
                <w:noProof/>
                <w:webHidden/>
              </w:rPr>
            </w:r>
            <w:r w:rsidR="00110F5C">
              <w:rPr>
                <w:noProof/>
                <w:webHidden/>
              </w:rPr>
              <w:fldChar w:fldCharType="separate"/>
            </w:r>
            <w:r w:rsidR="00110F5C">
              <w:rPr>
                <w:noProof/>
                <w:webHidden/>
              </w:rPr>
              <w:t>20</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7" w:history="1">
            <w:r w:rsidR="00110F5C" w:rsidRPr="00255C36">
              <w:rPr>
                <w:rStyle w:val="Hyperlink"/>
                <w:noProof/>
              </w:rPr>
              <w:t>6.11</w:t>
            </w:r>
            <w:r w:rsidR="00110F5C">
              <w:rPr>
                <w:noProof/>
                <w:lang w:eastAsia="en-US"/>
              </w:rPr>
              <w:tab/>
            </w:r>
            <w:r w:rsidR="00110F5C" w:rsidRPr="00255C36">
              <w:rPr>
                <w:rStyle w:val="Hyperlink"/>
                <w:noProof/>
              </w:rPr>
              <w:t>J2735SupplementalVehicleExtensions</w:t>
            </w:r>
            <w:r w:rsidR="00110F5C">
              <w:rPr>
                <w:noProof/>
                <w:webHidden/>
              </w:rPr>
              <w:tab/>
            </w:r>
            <w:r w:rsidR="00110F5C">
              <w:rPr>
                <w:noProof/>
                <w:webHidden/>
              </w:rPr>
              <w:fldChar w:fldCharType="begin"/>
            </w:r>
            <w:r w:rsidR="00110F5C">
              <w:rPr>
                <w:noProof/>
                <w:webHidden/>
              </w:rPr>
              <w:instrText xml:space="preserve"> PAGEREF _Toc524363087 \h </w:instrText>
            </w:r>
            <w:r w:rsidR="00110F5C">
              <w:rPr>
                <w:noProof/>
                <w:webHidden/>
              </w:rPr>
            </w:r>
            <w:r w:rsidR="00110F5C">
              <w:rPr>
                <w:noProof/>
                <w:webHidden/>
              </w:rPr>
              <w:fldChar w:fldCharType="separate"/>
            </w:r>
            <w:r w:rsidR="00110F5C">
              <w:rPr>
                <w:noProof/>
                <w:webHidden/>
              </w:rPr>
              <w:t>21</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8" w:history="1">
            <w:r w:rsidR="00110F5C" w:rsidRPr="00255C36">
              <w:rPr>
                <w:rStyle w:val="Hyperlink"/>
                <w:noProof/>
              </w:rPr>
              <w:t>6.12</w:t>
            </w:r>
            <w:r w:rsidR="00110F5C">
              <w:rPr>
                <w:noProof/>
                <w:lang w:eastAsia="en-US"/>
              </w:rPr>
              <w:tab/>
            </w:r>
            <w:r w:rsidR="00110F5C" w:rsidRPr="00255C36">
              <w:rPr>
                <w:rStyle w:val="Hyperlink"/>
                <w:noProof/>
              </w:rPr>
              <w:t>J2735PathHistory</w:t>
            </w:r>
            <w:r w:rsidR="00110F5C">
              <w:rPr>
                <w:noProof/>
                <w:webHidden/>
              </w:rPr>
              <w:tab/>
            </w:r>
            <w:r w:rsidR="00110F5C">
              <w:rPr>
                <w:noProof/>
                <w:webHidden/>
              </w:rPr>
              <w:fldChar w:fldCharType="begin"/>
            </w:r>
            <w:r w:rsidR="00110F5C">
              <w:rPr>
                <w:noProof/>
                <w:webHidden/>
              </w:rPr>
              <w:instrText xml:space="preserve"> PAGEREF _Toc524363088 \h </w:instrText>
            </w:r>
            <w:r w:rsidR="00110F5C">
              <w:rPr>
                <w:noProof/>
                <w:webHidden/>
              </w:rPr>
            </w:r>
            <w:r w:rsidR="00110F5C">
              <w:rPr>
                <w:noProof/>
                <w:webHidden/>
              </w:rPr>
              <w:fldChar w:fldCharType="separate"/>
            </w:r>
            <w:r w:rsidR="00110F5C">
              <w:rPr>
                <w:noProof/>
                <w:webHidden/>
              </w:rPr>
              <w:t>22</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89" w:history="1">
            <w:r w:rsidR="00110F5C" w:rsidRPr="00255C36">
              <w:rPr>
                <w:rStyle w:val="Hyperlink"/>
                <w:noProof/>
              </w:rPr>
              <w:t>6.13</w:t>
            </w:r>
            <w:r w:rsidR="00110F5C">
              <w:rPr>
                <w:noProof/>
                <w:lang w:eastAsia="en-US"/>
              </w:rPr>
              <w:tab/>
            </w:r>
            <w:r w:rsidR="00110F5C" w:rsidRPr="00255C36">
              <w:rPr>
                <w:rStyle w:val="Hyperlink"/>
                <w:noProof/>
              </w:rPr>
              <w:t>J2735PathPrediction</w:t>
            </w:r>
            <w:r w:rsidR="00110F5C">
              <w:rPr>
                <w:noProof/>
                <w:webHidden/>
              </w:rPr>
              <w:tab/>
            </w:r>
            <w:r w:rsidR="00110F5C">
              <w:rPr>
                <w:noProof/>
                <w:webHidden/>
              </w:rPr>
              <w:fldChar w:fldCharType="begin"/>
            </w:r>
            <w:r w:rsidR="00110F5C">
              <w:rPr>
                <w:noProof/>
                <w:webHidden/>
              </w:rPr>
              <w:instrText xml:space="preserve"> PAGEREF _Toc524363089 \h </w:instrText>
            </w:r>
            <w:r w:rsidR="00110F5C">
              <w:rPr>
                <w:noProof/>
                <w:webHidden/>
              </w:rPr>
            </w:r>
            <w:r w:rsidR="00110F5C">
              <w:rPr>
                <w:noProof/>
                <w:webHidden/>
              </w:rPr>
              <w:fldChar w:fldCharType="separate"/>
            </w:r>
            <w:r w:rsidR="00110F5C">
              <w:rPr>
                <w:noProof/>
                <w:webHidden/>
              </w:rPr>
              <w:t>23</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0" w:history="1">
            <w:r w:rsidR="00110F5C" w:rsidRPr="00255C36">
              <w:rPr>
                <w:rStyle w:val="Hyperlink"/>
                <w:noProof/>
              </w:rPr>
              <w:t>6.14</w:t>
            </w:r>
            <w:r w:rsidR="00110F5C">
              <w:rPr>
                <w:noProof/>
                <w:lang w:eastAsia="en-US"/>
              </w:rPr>
              <w:tab/>
            </w:r>
            <w:r w:rsidR="00110F5C" w:rsidRPr="00255C36">
              <w:rPr>
                <w:rStyle w:val="Hyperlink"/>
                <w:noProof/>
              </w:rPr>
              <w:t>J2735EmergencyDetails</w:t>
            </w:r>
            <w:r w:rsidR="00110F5C">
              <w:rPr>
                <w:noProof/>
                <w:webHidden/>
              </w:rPr>
              <w:tab/>
            </w:r>
            <w:r w:rsidR="00110F5C">
              <w:rPr>
                <w:noProof/>
                <w:webHidden/>
              </w:rPr>
              <w:fldChar w:fldCharType="begin"/>
            </w:r>
            <w:r w:rsidR="00110F5C">
              <w:rPr>
                <w:noProof/>
                <w:webHidden/>
              </w:rPr>
              <w:instrText xml:space="preserve"> PAGEREF _Toc524363090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1" w:history="1">
            <w:r w:rsidR="00110F5C" w:rsidRPr="00255C36">
              <w:rPr>
                <w:rStyle w:val="Hyperlink"/>
                <w:noProof/>
              </w:rPr>
              <w:t>6.15</w:t>
            </w:r>
            <w:r w:rsidR="00110F5C">
              <w:rPr>
                <w:noProof/>
                <w:lang w:eastAsia="en-US"/>
              </w:rPr>
              <w:tab/>
            </w:r>
            <w:r w:rsidR="00110F5C" w:rsidRPr="00255C36">
              <w:rPr>
                <w:rStyle w:val="Hyperlink"/>
                <w:noProof/>
              </w:rPr>
              <w:t>J2735EventDescription</w:t>
            </w:r>
            <w:r w:rsidR="00110F5C">
              <w:rPr>
                <w:noProof/>
                <w:webHidden/>
              </w:rPr>
              <w:tab/>
            </w:r>
            <w:r w:rsidR="00110F5C">
              <w:rPr>
                <w:noProof/>
                <w:webHidden/>
              </w:rPr>
              <w:fldChar w:fldCharType="begin"/>
            </w:r>
            <w:r w:rsidR="00110F5C">
              <w:rPr>
                <w:noProof/>
                <w:webHidden/>
              </w:rPr>
              <w:instrText xml:space="preserve"> PAGEREF _Toc524363091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2" w:history="1">
            <w:r w:rsidR="00110F5C" w:rsidRPr="00255C36">
              <w:rPr>
                <w:rStyle w:val="Hyperlink"/>
                <w:noProof/>
              </w:rPr>
              <w:t>6.16</w:t>
            </w:r>
            <w:r w:rsidR="00110F5C">
              <w:rPr>
                <w:noProof/>
                <w:lang w:eastAsia="en-US"/>
              </w:rPr>
              <w:tab/>
            </w:r>
            <w:r w:rsidR="00110F5C" w:rsidRPr="00255C36">
              <w:rPr>
                <w:rStyle w:val="Hyperlink"/>
                <w:noProof/>
              </w:rPr>
              <w:t>J2735TrailerData</w:t>
            </w:r>
            <w:r w:rsidR="00110F5C">
              <w:rPr>
                <w:noProof/>
                <w:webHidden/>
              </w:rPr>
              <w:tab/>
            </w:r>
            <w:r w:rsidR="00110F5C">
              <w:rPr>
                <w:noProof/>
                <w:webHidden/>
              </w:rPr>
              <w:fldChar w:fldCharType="begin"/>
            </w:r>
            <w:r w:rsidR="00110F5C">
              <w:rPr>
                <w:noProof/>
                <w:webHidden/>
              </w:rPr>
              <w:instrText xml:space="preserve"> PAGEREF _Toc524363092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3" w:history="1">
            <w:r w:rsidR="00110F5C" w:rsidRPr="00255C36">
              <w:rPr>
                <w:rStyle w:val="Hyperlink"/>
                <w:noProof/>
              </w:rPr>
              <w:t>6.17</w:t>
            </w:r>
            <w:r w:rsidR="00110F5C">
              <w:rPr>
                <w:noProof/>
                <w:lang w:eastAsia="en-US"/>
              </w:rPr>
              <w:tab/>
            </w:r>
            <w:r w:rsidR="00110F5C" w:rsidRPr="00255C36">
              <w:rPr>
                <w:rStyle w:val="Hyperlink"/>
                <w:noProof/>
              </w:rPr>
              <w:t>J2735VehicleClassification</w:t>
            </w:r>
            <w:r w:rsidR="00110F5C">
              <w:rPr>
                <w:noProof/>
                <w:webHidden/>
              </w:rPr>
              <w:tab/>
            </w:r>
            <w:r w:rsidR="00110F5C">
              <w:rPr>
                <w:noProof/>
                <w:webHidden/>
              </w:rPr>
              <w:fldChar w:fldCharType="begin"/>
            </w:r>
            <w:r w:rsidR="00110F5C">
              <w:rPr>
                <w:noProof/>
                <w:webHidden/>
              </w:rPr>
              <w:instrText xml:space="preserve"> PAGEREF _Toc524363093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4" w:history="1">
            <w:r w:rsidR="00110F5C" w:rsidRPr="00255C36">
              <w:rPr>
                <w:rStyle w:val="Hyperlink"/>
                <w:noProof/>
              </w:rPr>
              <w:t>6.18</w:t>
            </w:r>
            <w:r w:rsidR="00110F5C">
              <w:rPr>
                <w:noProof/>
                <w:lang w:eastAsia="en-US"/>
              </w:rPr>
              <w:tab/>
            </w:r>
            <w:r w:rsidR="00110F5C" w:rsidRPr="00255C36">
              <w:rPr>
                <w:rStyle w:val="Hyperlink"/>
                <w:noProof/>
              </w:rPr>
              <w:t>J2735VehicleData</w:t>
            </w:r>
            <w:r w:rsidR="00110F5C">
              <w:rPr>
                <w:noProof/>
                <w:webHidden/>
              </w:rPr>
              <w:tab/>
            </w:r>
            <w:r w:rsidR="00110F5C">
              <w:rPr>
                <w:noProof/>
                <w:webHidden/>
              </w:rPr>
              <w:fldChar w:fldCharType="begin"/>
            </w:r>
            <w:r w:rsidR="00110F5C">
              <w:rPr>
                <w:noProof/>
                <w:webHidden/>
              </w:rPr>
              <w:instrText xml:space="preserve"> PAGEREF _Toc524363094 \h </w:instrText>
            </w:r>
            <w:r w:rsidR="00110F5C">
              <w:rPr>
                <w:noProof/>
                <w:webHidden/>
              </w:rPr>
            </w:r>
            <w:r w:rsidR="00110F5C">
              <w:rPr>
                <w:noProof/>
                <w:webHidden/>
              </w:rPr>
              <w:fldChar w:fldCharType="separate"/>
            </w:r>
            <w:r w:rsidR="00110F5C">
              <w:rPr>
                <w:noProof/>
                <w:webHidden/>
              </w:rPr>
              <w:t>28</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5" w:history="1">
            <w:r w:rsidR="00110F5C" w:rsidRPr="00255C36">
              <w:rPr>
                <w:rStyle w:val="Hyperlink"/>
                <w:noProof/>
              </w:rPr>
              <w:t>6.19</w:t>
            </w:r>
            <w:r w:rsidR="00110F5C">
              <w:rPr>
                <w:noProof/>
                <w:lang w:eastAsia="en-US"/>
              </w:rPr>
              <w:tab/>
            </w:r>
            <w:r w:rsidR="00110F5C" w:rsidRPr="00255C36">
              <w:rPr>
                <w:rStyle w:val="Hyperlink"/>
                <w:noProof/>
              </w:rPr>
              <w:t>J2735WeatherReport</w:t>
            </w:r>
            <w:r w:rsidR="00110F5C">
              <w:rPr>
                <w:noProof/>
                <w:webHidden/>
              </w:rPr>
              <w:tab/>
            </w:r>
            <w:r w:rsidR="00110F5C">
              <w:rPr>
                <w:noProof/>
                <w:webHidden/>
              </w:rPr>
              <w:fldChar w:fldCharType="begin"/>
            </w:r>
            <w:r w:rsidR="00110F5C">
              <w:rPr>
                <w:noProof/>
                <w:webHidden/>
              </w:rPr>
              <w:instrText xml:space="preserve"> PAGEREF _Toc524363095 \h </w:instrText>
            </w:r>
            <w:r w:rsidR="00110F5C">
              <w:rPr>
                <w:noProof/>
                <w:webHidden/>
              </w:rPr>
            </w:r>
            <w:r w:rsidR="00110F5C">
              <w:rPr>
                <w:noProof/>
                <w:webHidden/>
              </w:rPr>
              <w:fldChar w:fldCharType="separate"/>
            </w:r>
            <w:r w:rsidR="00110F5C">
              <w:rPr>
                <w:noProof/>
                <w:webHidden/>
              </w:rPr>
              <w:t>29</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6" w:history="1">
            <w:r w:rsidR="00110F5C" w:rsidRPr="00255C36">
              <w:rPr>
                <w:rStyle w:val="Hyperlink"/>
                <w:noProof/>
              </w:rPr>
              <w:t>6.20</w:t>
            </w:r>
            <w:r w:rsidR="00110F5C">
              <w:rPr>
                <w:noProof/>
                <w:lang w:eastAsia="en-US"/>
              </w:rPr>
              <w:tab/>
            </w:r>
            <w:r w:rsidR="00110F5C" w:rsidRPr="00255C36">
              <w:rPr>
                <w:rStyle w:val="Hyperlink"/>
                <w:noProof/>
              </w:rPr>
              <w:t>J2735WeatherProbe</w:t>
            </w:r>
            <w:r w:rsidR="00110F5C">
              <w:rPr>
                <w:noProof/>
                <w:webHidden/>
              </w:rPr>
              <w:tab/>
            </w:r>
            <w:r w:rsidR="00110F5C">
              <w:rPr>
                <w:noProof/>
                <w:webHidden/>
              </w:rPr>
              <w:fldChar w:fldCharType="begin"/>
            </w:r>
            <w:r w:rsidR="00110F5C">
              <w:rPr>
                <w:noProof/>
                <w:webHidden/>
              </w:rPr>
              <w:instrText xml:space="preserve"> PAGEREF _Toc524363096 \h </w:instrText>
            </w:r>
            <w:r w:rsidR="00110F5C">
              <w:rPr>
                <w:noProof/>
                <w:webHidden/>
              </w:rPr>
            </w:r>
            <w:r w:rsidR="00110F5C">
              <w:rPr>
                <w:noProof/>
                <w:webHidden/>
              </w:rPr>
              <w:fldChar w:fldCharType="separate"/>
            </w:r>
            <w:r w:rsidR="00110F5C">
              <w:rPr>
                <w:noProof/>
                <w:webHidden/>
              </w:rPr>
              <w:t>30</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7" w:history="1">
            <w:r w:rsidR="00110F5C" w:rsidRPr="00255C36">
              <w:rPr>
                <w:rStyle w:val="Hyperlink"/>
                <w:noProof/>
              </w:rPr>
              <w:t>6.21</w:t>
            </w:r>
            <w:r w:rsidR="00110F5C">
              <w:rPr>
                <w:noProof/>
                <w:lang w:eastAsia="en-US"/>
              </w:rPr>
              <w:tab/>
            </w:r>
            <w:r w:rsidR="00110F5C" w:rsidRPr="00255C36">
              <w:rPr>
                <w:rStyle w:val="Hyperlink"/>
                <w:noProof/>
              </w:rPr>
              <w:t>J2735WiperSet</w:t>
            </w:r>
            <w:r w:rsidR="00110F5C">
              <w:rPr>
                <w:noProof/>
                <w:webHidden/>
              </w:rPr>
              <w:tab/>
            </w:r>
            <w:r w:rsidR="00110F5C">
              <w:rPr>
                <w:noProof/>
                <w:webHidden/>
              </w:rPr>
              <w:fldChar w:fldCharType="begin"/>
            </w:r>
            <w:r w:rsidR="00110F5C">
              <w:rPr>
                <w:noProof/>
                <w:webHidden/>
              </w:rPr>
              <w:instrText xml:space="preserve"> PAGEREF _Toc524363097 \h </w:instrText>
            </w:r>
            <w:r w:rsidR="00110F5C">
              <w:rPr>
                <w:noProof/>
                <w:webHidden/>
              </w:rPr>
            </w:r>
            <w:r w:rsidR="00110F5C">
              <w:rPr>
                <w:noProof/>
                <w:webHidden/>
              </w:rPr>
              <w:fldChar w:fldCharType="separate"/>
            </w:r>
            <w:r w:rsidR="00110F5C">
              <w:rPr>
                <w:noProof/>
                <w:webHidden/>
              </w:rPr>
              <w:t>31</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8" w:history="1">
            <w:r w:rsidR="00110F5C" w:rsidRPr="00255C36">
              <w:rPr>
                <w:rStyle w:val="Hyperlink"/>
                <w:noProof/>
              </w:rPr>
              <w:t>6.22</w:t>
            </w:r>
            <w:r w:rsidR="00110F5C">
              <w:rPr>
                <w:noProof/>
                <w:lang w:eastAsia="en-US"/>
              </w:rPr>
              <w:tab/>
            </w:r>
            <w:r w:rsidR="00110F5C" w:rsidRPr="00255C36">
              <w:rPr>
                <w:rStyle w:val="Hyperlink"/>
                <w:noProof/>
              </w:rPr>
              <w:t>J2735ObstacleDetection</w:t>
            </w:r>
            <w:r w:rsidR="00110F5C">
              <w:rPr>
                <w:noProof/>
                <w:webHidden/>
              </w:rPr>
              <w:tab/>
            </w:r>
            <w:r w:rsidR="00110F5C">
              <w:rPr>
                <w:noProof/>
                <w:webHidden/>
              </w:rPr>
              <w:fldChar w:fldCharType="begin"/>
            </w:r>
            <w:r w:rsidR="00110F5C">
              <w:rPr>
                <w:noProof/>
                <w:webHidden/>
              </w:rPr>
              <w:instrText xml:space="preserve"> PAGEREF _Toc524363098 \h </w:instrText>
            </w:r>
            <w:r w:rsidR="00110F5C">
              <w:rPr>
                <w:noProof/>
                <w:webHidden/>
              </w:rPr>
            </w:r>
            <w:r w:rsidR="00110F5C">
              <w:rPr>
                <w:noProof/>
                <w:webHidden/>
              </w:rPr>
              <w:fldChar w:fldCharType="separate"/>
            </w:r>
            <w:r w:rsidR="00110F5C">
              <w:rPr>
                <w:noProof/>
                <w:webHidden/>
              </w:rPr>
              <w:t>32</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099" w:history="1">
            <w:r w:rsidR="00110F5C" w:rsidRPr="00255C36">
              <w:rPr>
                <w:rStyle w:val="Hyperlink"/>
                <w:noProof/>
              </w:rPr>
              <w:t>6.23</w:t>
            </w:r>
            <w:r w:rsidR="00110F5C">
              <w:rPr>
                <w:noProof/>
                <w:lang w:eastAsia="en-US"/>
              </w:rPr>
              <w:tab/>
            </w:r>
            <w:r w:rsidR="00110F5C" w:rsidRPr="00255C36">
              <w:rPr>
                <w:rStyle w:val="Hyperlink"/>
                <w:noProof/>
              </w:rPr>
              <w:t>J2735DDateTime</w:t>
            </w:r>
            <w:r w:rsidR="00110F5C">
              <w:rPr>
                <w:noProof/>
                <w:webHidden/>
              </w:rPr>
              <w:tab/>
            </w:r>
            <w:r w:rsidR="00110F5C">
              <w:rPr>
                <w:noProof/>
                <w:webHidden/>
              </w:rPr>
              <w:fldChar w:fldCharType="begin"/>
            </w:r>
            <w:r w:rsidR="00110F5C">
              <w:rPr>
                <w:noProof/>
                <w:webHidden/>
              </w:rPr>
              <w:instrText xml:space="preserve"> PAGEREF _Toc524363099 \h </w:instrText>
            </w:r>
            <w:r w:rsidR="00110F5C">
              <w:rPr>
                <w:noProof/>
                <w:webHidden/>
              </w:rPr>
            </w:r>
            <w:r w:rsidR="00110F5C">
              <w:rPr>
                <w:noProof/>
                <w:webHidden/>
              </w:rPr>
              <w:fldChar w:fldCharType="separate"/>
            </w:r>
            <w:r w:rsidR="00110F5C">
              <w:rPr>
                <w:noProof/>
                <w:webHidden/>
              </w:rPr>
              <w:t>33</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0" w:history="1">
            <w:r w:rsidR="00110F5C" w:rsidRPr="00255C36">
              <w:rPr>
                <w:rStyle w:val="Hyperlink"/>
                <w:noProof/>
              </w:rPr>
              <w:t>6.24</w:t>
            </w:r>
            <w:r w:rsidR="00110F5C">
              <w:rPr>
                <w:noProof/>
                <w:lang w:eastAsia="en-US"/>
              </w:rPr>
              <w:tab/>
            </w:r>
            <w:r w:rsidR="00110F5C" w:rsidRPr="00255C36">
              <w:rPr>
                <w:rStyle w:val="Hyperlink"/>
                <w:noProof/>
              </w:rPr>
              <w:t>J2735DisabledVehicle</w:t>
            </w:r>
            <w:r w:rsidR="00110F5C">
              <w:rPr>
                <w:noProof/>
                <w:webHidden/>
              </w:rPr>
              <w:tab/>
            </w:r>
            <w:r w:rsidR="00110F5C">
              <w:rPr>
                <w:noProof/>
                <w:webHidden/>
              </w:rPr>
              <w:fldChar w:fldCharType="begin"/>
            </w:r>
            <w:r w:rsidR="00110F5C">
              <w:rPr>
                <w:noProof/>
                <w:webHidden/>
              </w:rPr>
              <w:instrText xml:space="preserve"> PAGEREF _Toc524363100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1" w:history="1">
            <w:r w:rsidR="00110F5C" w:rsidRPr="00255C36">
              <w:rPr>
                <w:rStyle w:val="Hyperlink"/>
                <w:noProof/>
              </w:rPr>
              <w:t>6.25</w:t>
            </w:r>
            <w:r w:rsidR="00110F5C">
              <w:rPr>
                <w:noProof/>
                <w:lang w:eastAsia="en-US"/>
              </w:rPr>
              <w:tab/>
            </w:r>
            <w:r w:rsidR="00110F5C" w:rsidRPr="00255C36">
              <w:rPr>
                <w:rStyle w:val="Hyperlink"/>
                <w:noProof/>
              </w:rPr>
              <w:t>J2735SpeedProfile</w:t>
            </w:r>
            <w:r w:rsidR="00110F5C">
              <w:rPr>
                <w:noProof/>
                <w:webHidden/>
              </w:rPr>
              <w:tab/>
            </w:r>
            <w:r w:rsidR="00110F5C">
              <w:rPr>
                <w:noProof/>
                <w:webHidden/>
              </w:rPr>
              <w:fldChar w:fldCharType="begin"/>
            </w:r>
            <w:r w:rsidR="00110F5C">
              <w:rPr>
                <w:noProof/>
                <w:webHidden/>
              </w:rPr>
              <w:instrText xml:space="preserve"> PAGEREF _Toc524363101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2" w:history="1">
            <w:r w:rsidR="00110F5C" w:rsidRPr="00255C36">
              <w:rPr>
                <w:rStyle w:val="Hyperlink"/>
                <w:noProof/>
              </w:rPr>
              <w:t>6.26</w:t>
            </w:r>
            <w:r w:rsidR="00110F5C">
              <w:rPr>
                <w:noProof/>
                <w:lang w:eastAsia="en-US"/>
              </w:rPr>
              <w:tab/>
            </w:r>
            <w:r w:rsidR="00110F5C" w:rsidRPr="00255C36">
              <w:rPr>
                <w:rStyle w:val="Hyperlink"/>
                <w:noProof/>
              </w:rPr>
              <w:t>J2735RTCMPackage</w:t>
            </w:r>
            <w:r w:rsidR="00110F5C">
              <w:rPr>
                <w:noProof/>
                <w:webHidden/>
              </w:rPr>
              <w:tab/>
            </w:r>
            <w:r w:rsidR="00110F5C">
              <w:rPr>
                <w:noProof/>
                <w:webHidden/>
              </w:rPr>
              <w:fldChar w:fldCharType="begin"/>
            </w:r>
            <w:r w:rsidR="00110F5C">
              <w:rPr>
                <w:noProof/>
                <w:webHidden/>
              </w:rPr>
              <w:instrText xml:space="preserve"> PAGEREF _Toc524363102 \h </w:instrText>
            </w:r>
            <w:r w:rsidR="00110F5C">
              <w:rPr>
                <w:noProof/>
                <w:webHidden/>
              </w:rPr>
            </w:r>
            <w:r w:rsidR="00110F5C">
              <w:rPr>
                <w:noProof/>
                <w:webHidden/>
              </w:rPr>
              <w:fldChar w:fldCharType="separate"/>
            </w:r>
            <w:r w:rsidR="00110F5C">
              <w:rPr>
                <w:noProof/>
                <w:webHidden/>
              </w:rPr>
              <w:t>35</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3" w:history="1">
            <w:r w:rsidR="00110F5C" w:rsidRPr="00255C36">
              <w:rPr>
                <w:rStyle w:val="Hyperlink"/>
                <w:noProof/>
              </w:rPr>
              <w:t>6.27</w:t>
            </w:r>
            <w:r w:rsidR="00110F5C">
              <w:rPr>
                <w:noProof/>
                <w:lang w:eastAsia="en-US"/>
              </w:rPr>
              <w:tab/>
            </w:r>
            <w:r w:rsidR="00110F5C" w:rsidRPr="00255C36">
              <w:rPr>
                <w:rStyle w:val="Hyperlink"/>
                <w:noProof/>
              </w:rPr>
              <w:t>J2735RTCMheader</w:t>
            </w:r>
            <w:r w:rsidR="00110F5C">
              <w:rPr>
                <w:noProof/>
                <w:webHidden/>
              </w:rPr>
              <w:tab/>
            </w:r>
            <w:r w:rsidR="00110F5C">
              <w:rPr>
                <w:noProof/>
                <w:webHidden/>
              </w:rPr>
              <w:fldChar w:fldCharType="begin"/>
            </w:r>
            <w:r w:rsidR="00110F5C">
              <w:rPr>
                <w:noProof/>
                <w:webHidden/>
              </w:rPr>
              <w:instrText xml:space="preserve"> PAGEREF _Toc524363103 \h </w:instrText>
            </w:r>
            <w:r w:rsidR="00110F5C">
              <w:rPr>
                <w:noProof/>
                <w:webHidden/>
              </w:rPr>
            </w:r>
            <w:r w:rsidR="00110F5C">
              <w:rPr>
                <w:noProof/>
                <w:webHidden/>
              </w:rPr>
              <w:fldChar w:fldCharType="separate"/>
            </w:r>
            <w:r w:rsidR="00110F5C">
              <w:rPr>
                <w:noProof/>
                <w:webHidden/>
              </w:rPr>
              <w:t>36</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4" w:history="1">
            <w:r w:rsidR="00110F5C" w:rsidRPr="00255C36">
              <w:rPr>
                <w:rStyle w:val="Hyperlink"/>
                <w:noProof/>
              </w:rPr>
              <w:t>6.28</w:t>
            </w:r>
            <w:r w:rsidR="00110F5C">
              <w:rPr>
                <w:noProof/>
                <w:lang w:eastAsia="en-US"/>
              </w:rPr>
              <w:tab/>
            </w:r>
            <w:r w:rsidR="00110F5C" w:rsidRPr="00255C36">
              <w:rPr>
                <w:rStyle w:val="Hyperlink"/>
                <w:noProof/>
              </w:rPr>
              <w:t>J2735AntennaOffsetSet</w:t>
            </w:r>
            <w:r w:rsidR="00110F5C">
              <w:rPr>
                <w:noProof/>
                <w:webHidden/>
              </w:rPr>
              <w:tab/>
            </w:r>
            <w:r w:rsidR="00110F5C">
              <w:rPr>
                <w:noProof/>
                <w:webHidden/>
              </w:rPr>
              <w:fldChar w:fldCharType="begin"/>
            </w:r>
            <w:r w:rsidR="00110F5C">
              <w:rPr>
                <w:noProof/>
                <w:webHidden/>
              </w:rPr>
              <w:instrText xml:space="preserve"> PAGEREF _Toc524363104 \h </w:instrText>
            </w:r>
            <w:r w:rsidR="00110F5C">
              <w:rPr>
                <w:noProof/>
                <w:webHidden/>
              </w:rPr>
            </w:r>
            <w:r w:rsidR="00110F5C">
              <w:rPr>
                <w:noProof/>
                <w:webHidden/>
              </w:rPr>
              <w:fldChar w:fldCharType="separate"/>
            </w:r>
            <w:r w:rsidR="00110F5C">
              <w:rPr>
                <w:noProof/>
                <w:webHidden/>
              </w:rPr>
              <w:t>37</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5" w:history="1">
            <w:r w:rsidR="00110F5C" w:rsidRPr="00255C36">
              <w:rPr>
                <w:rStyle w:val="Hyperlink"/>
                <w:noProof/>
              </w:rPr>
              <w:t>6.29</w:t>
            </w:r>
            <w:r w:rsidR="00110F5C">
              <w:rPr>
                <w:noProof/>
                <w:lang w:eastAsia="en-US"/>
              </w:rPr>
              <w:tab/>
            </w:r>
            <w:r w:rsidR="00110F5C" w:rsidRPr="00255C36">
              <w:rPr>
                <w:rStyle w:val="Hyperlink"/>
                <w:noProof/>
              </w:rPr>
              <w:t>J2735FullPositionVector</w:t>
            </w:r>
            <w:r w:rsidR="00110F5C">
              <w:rPr>
                <w:noProof/>
                <w:webHidden/>
              </w:rPr>
              <w:tab/>
            </w:r>
            <w:r w:rsidR="00110F5C">
              <w:rPr>
                <w:noProof/>
                <w:webHidden/>
              </w:rPr>
              <w:fldChar w:fldCharType="begin"/>
            </w:r>
            <w:r w:rsidR="00110F5C">
              <w:rPr>
                <w:noProof/>
                <w:webHidden/>
              </w:rPr>
              <w:instrText xml:space="preserve"> PAGEREF _Toc524363105 \h </w:instrText>
            </w:r>
            <w:r w:rsidR="00110F5C">
              <w:rPr>
                <w:noProof/>
                <w:webHidden/>
              </w:rPr>
            </w:r>
            <w:r w:rsidR="00110F5C">
              <w:rPr>
                <w:noProof/>
                <w:webHidden/>
              </w:rPr>
              <w:fldChar w:fldCharType="separate"/>
            </w:r>
            <w:r w:rsidR="00110F5C">
              <w:rPr>
                <w:noProof/>
                <w:webHidden/>
              </w:rPr>
              <w:t>38</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6" w:history="1">
            <w:r w:rsidR="00110F5C" w:rsidRPr="00255C36">
              <w:rPr>
                <w:rStyle w:val="Hyperlink"/>
                <w:noProof/>
              </w:rPr>
              <w:t>6.30</w:t>
            </w:r>
            <w:r w:rsidR="00110F5C">
              <w:rPr>
                <w:noProof/>
                <w:lang w:eastAsia="en-US"/>
              </w:rPr>
              <w:tab/>
            </w:r>
            <w:r w:rsidR="00110F5C" w:rsidRPr="00255C36">
              <w:rPr>
                <w:rStyle w:val="Hyperlink"/>
                <w:noProof/>
              </w:rPr>
              <w:t>J2735TransmissionAndSpeed</w:t>
            </w:r>
            <w:r w:rsidR="00110F5C">
              <w:rPr>
                <w:noProof/>
                <w:webHidden/>
              </w:rPr>
              <w:tab/>
            </w:r>
            <w:r w:rsidR="00110F5C">
              <w:rPr>
                <w:noProof/>
                <w:webHidden/>
              </w:rPr>
              <w:fldChar w:fldCharType="begin"/>
            </w:r>
            <w:r w:rsidR="00110F5C">
              <w:rPr>
                <w:noProof/>
                <w:webHidden/>
              </w:rPr>
              <w:instrText xml:space="preserve"> PAGEREF _Toc524363106 \h </w:instrText>
            </w:r>
            <w:r w:rsidR="00110F5C">
              <w:rPr>
                <w:noProof/>
                <w:webHidden/>
              </w:rPr>
            </w:r>
            <w:r w:rsidR="00110F5C">
              <w:rPr>
                <w:noProof/>
                <w:webHidden/>
              </w:rPr>
              <w:fldChar w:fldCharType="separate"/>
            </w:r>
            <w:r w:rsidR="00110F5C">
              <w:rPr>
                <w:noProof/>
                <w:webHidden/>
              </w:rPr>
              <w:t>39</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7" w:history="1">
            <w:r w:rsidR="00110F5C" w:rsidRPr="00255C36">
              <w:rPr>
                <w:rStyle w:val="Hyperlink"/>
                <w:noProof/>
              </w:rPr>
              <w:t>6.31</w:t>
            </w:r>
            <w:r w:rsidR="00110F5C">
              <w:rPr>
                <w:noProof/>
                <w:lang w:eastAsia="en-US"/>
              </w:rPr>
              <w:tab/>
            </w:r>
            <w:r w:rsidR="00110F5C" w:rsidRPr="00255C36">
              <w:rPr>
                <w:rStyle w:val="Hyperlink"/>
                <w:noProof/>
              </w:rPr>
              <w:t>J2735PositionConfidenceSet</w:t>
            </w:r>
            <w:r w:rsidR="00110F5C">
              <w:rPr>
                <w:noProof/>
                <w:webHidden/>
              </w:rPr>
              <w:tab/>
            </w:r>
            <w:r w:rsidR="00110F5C">
              <w:rPr>
                <w:noProof/>
                <w:webHidden/>
              </w:rPr>
              <w:fldChar w:fldCharType="begin"/>
            </w:r>
            <w:r w:rsidR="00110F5C">
              <w:rPr>
                <w:noProof/>
                <w:webHidden/>
              </w:rPr>
              <w:instrText xml:space="preserve"> PAGEREF _Toc524363107 \h </w:instrText>
            </w:r>
            <w:r w:rsidR="00110F5C">
              <w:rPr>
                <w:noProof/>
                <w:webHidden/>
              </w:rPr>
            </w:r>
            <w:r w:rsidR="00110F5C">
              <w:rPr>
                <w:noProof/>
                <w:webHidden/>
              </w:rPr>
              <w:fldChar w:fldCharType="separate"/>
            </w:r>
            <w:r w:rsidR="00110F5C">
              <w:rPr>
                <w:noProof/>
                <w:webHidden/>
              </w:rPr>
              <w:t>40</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8" w:history="1">
            <w:r w:rsidR="00110F5C" w:rsidRPr="00255C36">
              <w:rPr>
                <w:rStyle w:val="Hyperlink"/>
                <w:noProof/>
              </w:rPr>
              <w:t>6.32</w:t>
            </w:r>
            <w:r w:rsidR="00110F5C">
              <w:rPr>
                <w:noProof/>
                <w:lang w:eastAsia="en-US"/>
              </w:rPr>
              <w:tab/>
            </w:r>
            <w:r w:rsidR="00110F5C" w:rsidRPr="00255C36">
              <w:rPr>
                <w:rStyle w:val="Hyperlink"/>
                <w:noProof/>
              </w:rPr>
              <w:t>J2735SpeedandHeadingandThrottleConfidence</w:t>
            </w:r>
            <w:r w:rsidR="00110F5C">
              <w:rPr>
                <w:noProof/>
                <w:webHidden/>
              </w:rPr>
              <w:tab/>
            </w:r>
            <w:r w:rsidR="00110F5C">
              <w:rPr>
                <w:noProof/>
                <w:webHidden/>
              </w:rPr>
              <w:fldChar w:fldCharType="begin"/>
            </w:r>
            <w:r w:rsidR="00110F5C">
              <w:rPr>
                <w:noProof/>
                <w:webHidden/>
              </w:rPr>
              <w:instrText xml:space="preserve"> PAGEREF _Toc524363108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09" w:history="1">
            <w:r w:rsidR="00110F5C" w:rsidRPr="00255C36">
              <w:rPr>
                <w:rStyle w:val="Hyperlink"/>
                <w:noProof/>
              </w:rPr>
              <w:t>6.33</w:t>
            </w:r>
            <w:r w:rsidR="00110F5C">
              <w:rPr>
                <w:noProof/>
                <w:lang w:eastAsia="en-US"/>
              </w:rPr>
              <w:tab/>
            </w:r>
            <w:r w:rsidR="00110F5C" w:rsidRPr="00255C36">
              <w:rPr>
                <w:rStyle w:val="Hyperlink"/>
                <w:noProof/>
              </w:rPr>
              <w:t>J2735PathHistoryPoint</w:t>
            </w:r>
            <w:r w:rsidR="00110F5C">
              <w:rPr>
                <w:noProof/>
                <w:webHidden/>
              </w:rPr>
              <w:tab/>
            </w:r>
            <w:r w:rsidR="00110F5C">
              <w:rPr>
                <w:noProof/>
                <w:webHidden/>
              </w:rPr>
              <w:fldChar w:fldCharType="begin"/>
            </w:r>
            <w:r w:rsidR="00110F5C">
              <w:rPr>
                <w:noProof/>
                <w:webHidden/>
              </w:rPr>
              <w:instrText xml:space="preserve"> PAGEREF _Toc524363109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10" w:history="1">
            <w:r w:rsidR="00110F5C" w:rsidRPr="00255C36">
              <w:rPr>
                <w:rStyle w:val="Hyperlink"/>
                <w:noProof/>
              </w:rPr>
              <w:t>6.34</w:t>
            </w:r>
            <w:r w:rsidR="00110F5C">
              <w:rPr>
                <w:noProof/>
                <w:lang w:eastAsia="en-US"/>
              </w:rPr>
              <w:tab/>
            </w:r>
            <w:r w:rsidR="00110F5C" w:rsidRPr="00255C36">
              <w:rPr>
                <w:rStyle w:val="Hyperlink"/>
                <w:noProof/>
              </w:rPr>
              <w:t>J2735PrivilegedEvents</w:t>
            </w:r>
            <w:r w:rsidR="00110F5C">
              <w:rPr>
                <w:noProof/>
                <w:webHidden/>
              </w:rPr>
              <w:tab/>
            </w:r>
            <w:r w:rsidR="00110F5C">
              <w:rPr>
                <w:noProof/>
                <w:webHidden/>
              </w:rPr>
              <w:fldChar w:fldCharType="begin"/>
            </w:r>
            <w:r w:rsidR="00110F5C">
              <w:rPr>
                <w:noProof/>
                <w:webHidden/>
              </w:rPr>
              <w:instrText xml:space="preserve"> PAGEREF _Toc524363110 \h </w:instrText>
            </w:r>
            <w:r w:rsidR="00110F5C">
              <w:rPr>
                <w:noProof/>
                <w:webHidden/>
              </w:rPr>
            </w:r>
            <w:r w:rsidR="00110F5C">
              <w:rPr>
                <w:noProof/>
                <w:webHidden/>
              </w:rPr>
              <w:fldChar w:fldCharType="separate"/>
            </w:r>
            <w:r w:rsidR="00110F5C">
              <w:rPr>
                <w:noProof/>
                <w:webHidden/>
              </w:rPr>
              <w:t>42</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11" w:history="1">
            <w:r w:rsidR="00110F5C" w:rsidRPr="00255C36">
              <w:rPr>
                <w:rStyle w:val="Hyperlink"/>
                <w:noProof/>
              </w:rPr>
              <w:t>6.35</w:t>
            </w:r>
            <w:r w:rsidR="00110F5C">
              <w:rPr>
                <w:noProof/>
                <w:lang w:eastAsia="en-US"/>
              </w:rPr>
              <w:tab/>
            </w:r>
            <w:r w:rsidR="00110F5C" w:rsidRPr="00255C36">
              <w:rPr>
                <w:rStyle w:val="Hyperlink"/>
                <w:noProof/>
              </w:rPr>
              <w:t>J2735PivotPointDescription</w:t>
            </w:r>
            <w:r w:rsidR="00110F5C">
              <w:rPr>
                <w:noProof/>
                <w:webHidden/>
              </w:rPr>
              <w:tab/>
            </w:r>
            <w:r w:rsidR="00110F5C">
              <w:rPr>
                <w:noProof/>
                <w:webHidden/>
              </w:rPr>
              <w:fldChar w:fldCharType="begin"/>
            </w:r>
            <w:r w:rsidR="00110F5C">
              <w:rPr>
                <w:noProof/>
                <w:webHidden/>
              </w:rPr>
              <w:instrText xml:space="preserve"> PAGEREF _Toc524363111 \h </w:instrText>
            </w:r>
            <w:r w:rsidR="00110F5C">
              <w:rPr>
                <w:noProof/>
                <w:webHidden/>
              </w:rPr>
            </w:r>
            <w:r w:rsidR="00110F5C">
              <w:rPr>
                <w:noProof/>
                <w:webHidden/>
              </w:rPr>
              <w:fldChar w:fldCharType="separate"/>
            </w:r>
            <w:r w:rsidR="00110F5C">
              <w:rPr>
                <w:noProof/>
                <w:webHidden/>
              </w:rPr>
              <w:t>43</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12" w:history="1">
            <w:r w:rsidR="00110F5C" w:rsidRPr="00255C36">
              <w:rPr>
                <w:rStyle w:val="Hyperlink"/>
                <w:noProof/>
              </w:rPr>
              <w:t>6.36</w:t>
            </w:r>
            <w:r w:rsidR="00110F5C">
              <w:rPr>
                <w:noProof/>
                <w:lang w:eastAsia="en-US"/>
              </w:rPr>
              <w:tab/>
            </w:r>
            <w:r w:rsidR="00110F5C" w:rsidRPr="00255C36">
              <w:rPr>
                <w:rStyle w:val="Hyperlink"/>
                <w:noProof/>
              </w:rPr>
              <w:t>J2735TrailerUnitDescription</w:t>
            </w:r>
            <w:r w:rsidR="00110F5C">
              <w:rPr>
                <w:noProof/>
                <w:webHidden/>
              </w:rPr>
              <w:tab/>
            </w:r>
            <w:r w:rsidR="00110F5C">
              <w:rPr>
                <w:noProof/>
                <w:webHidden/>
              </w:rPr>
              <w:fldChar w:fldCharType="begin"/>
            </w:r>
            <w:r w:rsidR="00110F5C">
              <w:rPr>
                <w:noProof/>
                <w:webHidden/>
              </w:rPr>
              <w:instrText xml:space="preserve"> PAGEREF _Toc524363112 \h </w:instrText>
            </w:r>
            <w:r w:rsidR="00110F5C">
              <w:rPr>
                <w:noProof/>
                <w:webHidden/>
              </w:rPr>
            </w:r>
            <w:r w:rsidR="00110F5C">
              <w:rPr>
                <w:noProof/>
                <w:webHidden/>
              </w:rPr>
              <w:fldChar w:fldCharType="separate"/>
            </w:r>
            <w:r w:rsidR="00110F5C">
              <w:rPr>
                <w:noProof/>
                <w:webHidden/>
              </w:rPr>
              <w:t>44</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13" w:history="1">
            <w:r w:rsidR="00110F5C" w:rsidRPr="00255C36">
              <w:rPr>
                <w:rStyle w:val="Hyperlink"/>
                <w:noProof/>
              </w:rPr>
              <w:t>6.37</w:t>
            </w:r>
            <w:r w:rsidR="00110F5C">
              <w:rPr>
                <w:noProof/>
                <w:lang w:eastAsia="en-US"/>
              </w:rPr>
              <w:tab/>
            </w:r>
            <w:r w:rsidR="00110F5C" w:rsidRPr="00255C36">
              <w:rPr>
                <w:rStyle w:val="Hyperlink"/>
                <w:noProof/>
              </w:rPr>
              <w:t>J2735BumperHeights</w:t>
            </w:r>
            <w:r w:rsidR="00110F5C">
              <w:rPr>
                <w:noProof/>
                <w:webHidden/>
              </w:rPr>
              <w:tab/>
            </w:r>
            <w:r w:rsidR="00110F5C">
              <w:rPr>
                <w:noProof/>
                <w:webHidden/>
              </w:rPr>
              <w:fldChar w:fldCharType="begin"/>
            </w:r>
            <w:r w:rsidR="00110F5C">
              <w:rPr>
                <w:noProof/>
                <w:webHidden/>
              </w:rPr>
              <w:instrText xml:space="preserve"> PAGEREF _Toc524363113 \h </w:instrText>
            </w:r>
            <w:r w:rsidR="00110F5C">
              <w:rPr>
                <w:noProof/>
                <w:webHidden/>
              </w:rPr>
            </w:r>
            <w:r w:rsidR="00110F5C">
              <w:rPr>
                <w:noProof/>
                <w:webHidden/>
              </w:rPr>
              <w:fldChar w:fldCharType="separate"/>
            </w:r>
            <w:r w:rsidR="00110F5C">
              <w:rPr>
                <w:noProof/>
                <w:webHidden/>
              </w:rPr>
              <w:t>45</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14" w:history="1">
            <w:r w:rsidR="00110F5C" w:rsidRPr="00255C36">
              <w:rPr>
                <w:rStyle w:val="Hyperlink"/>
                <w:noProof/>
              </w:rPr>
              <w:t>6.38</w:t>
            </w:r>
            <w:r w:rsidR="00110F5C">
              <w:rPr>
                <w:noProof/>
                <w:lang w:eastAsia="en-US"/>
              </w:rPr>
              <w:tab/>
            </w:r>
            <w:r w:rsidR="00110F5C" w:rsidRPr="00255C36">
              <w:rPr>
                <w:rStyle w:val="Hyperlink"/>
                <w:noProof/>
              </w:rPr>
              <w:t>J2735TrailerHistoryPoint</w:t>
            </w:r>
            <w:r w:rsidR="00110F5C">
              <w:rPr>
                <w:noProof/>
                <w:webHidden/>
              </w:rPr>
              <w:tab/>
            </w:r>
            <w:r w:rsidR="00110F5C">
              <w:rPr>
                <w:noProof/>
                <w:webHidden/>
              </w:rPr>
              <w:fldChar w:fldCharType="begin"/>
            </w:r>
            <w:r w:rsidR="00110F5C">
              <w:rPr>
                <w:noProof/>
                <w:webHidden/>
              </w:rPr>
              <w:instrText xml:space="preserve"> PAGEREF _Toc524363114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15" w:history="1">
            <w:r w:rsidR="00110F5C" w:rsidRPr="00255C36">
              <w:rPr>
                <w:rStyle w:val="Hyperlink"/>
                <w:noProof/>
              </w:rPr>
              <w:t>6.39</w:t>
            </w:r>
            <w:r w:rsidR="00110F5C">
              <w:rPr>
                <w:noProof/>
                <w:lang w:eastAsia="en-US"/>
              </w:rPr>
              <w:tab/>
            </w:r>
            <w:r w:rsidR="00110F5C" w:rsidRPr="00255C36">
              <w:rPr>
                <w:rStyle w:val="Hyperlink"/>
                <w:noProof/>
              </w:rPr>
              <w:t>J2735Node_XY</w:t>
            </w:r>
            <w:r w:rsidR="00110F5C">
              <w:rPr>
                <w:noProof/>
                <w:webHidden/>
              </w:rPr>
              <w:tab/>
            </w:r>
            <w:r w:rsidR="00110F5C">
              <w:rPr>
                <w:noProof/>
                <w:webHidden/>
              </w:rPr>
              <w:fldChar w:fldCharType="begin"/>
            </w:r>
            <w:r w:rsidR="00110F5C">
              <w:rPr>
                <w:noProof/>
                <w:webHidden/>
              </w:rPr>
              <w:instrText xml:space="preserve"> PAGEREF _Toc524363115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1C388A">
          <w:pPr>
            <w:pStyle w:val="TOC1"/>
            <w:tabs>
              <w:tab w:val="left" w:pos="480"/>
              <w:tab w:val="right" w:leader="dot" w:pos="9350"/>
            </w:tabs>
            <w:rPr>
              <w:noProof/>
              <w:lang w:eastAsia="en-US"/>
            </w:rPr>
          </w:pPr>
          <w:hyperlink w:anchor="_Toc524363116" w:history="1">
            <w:r w:rsidR="00110F5C" w:rsidRPr="00255C36">
              <w:rPr>
                <w:rStyle w:val="Hyperlink"/>
                <w:noProof/>
              </w:rPr>
              <w:t>7</w:t>
            </w:r>
            <w:r w:rsidR="00110F5C">
              <w:rPr>
                <w:noProof/>
                <w:lang w:eastAsia="en-US"/>
              </w:rPr>
              <w:tab/>
            </w:r>
            <w:r w:rsidR="00110F5C" w:rsidRPr="00255C36">
              <w:rPr>
                <w:rStyle w:val="Hyperlink"/>
                <w:noProof/>
              </w:rPr>
              <w:t>Sample Data</w:t>
            </w:r>
            <w:r w:rsidR="00110F5C">
              <w:rPr>
                <w:noProof/>
                <w:webHidden/>
              </w:rPr>
              <w:tab/>
            </w:r>
            <w:r w:rsidR="00110F5C">
              <w:rPr>
                <w:noProof/>
                <w:webHidden/>
              </w:rPr>
              <w:fldChar w:fldCharType="begin"/>
            </w:r>
            <w:r w:rsidR="00110F5C">
              <w:rPr>
                <w:noProof/>
                <w:webHidden/>
              </w:rPr>
              <w:instrText xml:space="preserve"> PAGEREF _Toc524363116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17" w:history="1">
            <w:r w:rsidR="00110F5C" w:rsidRPr="00255C36">
              <w:rPr>
                <w:rStyle w:val="Hyperlink"/>
                <w:noProof/>
              </w:rPr>
              <w:t>7.1</w:t>
            </w:r>
            <w:r w:rsidR="00110F5C">
              <w:rPr>
                <w:noProof/>
                <w:lang w:eastAsia="en-US"/>
              </w:rPr>
              <w:tab/>
            </w:r>
            <w:r w:rsidR="00110F5C" w:rsidRPr="00255C36">
              <w:rPr>
                <w:rStyle w:val="Hyperlink"/>
                <w:noProof/>
              </w:rPr>
              <w:t>Sample TIM Data</w:t>
            </w:r>
            <w:r w:rsidR="00110F5C">
              <w:rPr>
                <w:noProof/>
                <w:webHidden/>
              </w:rPr>
              <w:tab/>
            </w:r>
            <w:r w:rsidR="00110F5C">
              <w:rPr>
                <w:noProof/>
                <w:webHidden/>
              </w:rPr>
              <w:fldChar w:fldCharType="begin"/>
            </w:r>
            <w:r w:rsidR="00110F5C">
              <w:rPr>
                <w:noProof/>
                <w:webHidden/>
              </w:rPr>
              <w:instrText xml:space="preserve"> PAGEREF _Toc524363117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1C388A">
          <w:pPr>
            <w:pStyle w:val="TOC3"/>
            <w:tabs>
              <w:tab w:val="left" w:pos="1440"/>
              <w:tab w:val="right" w:leader="dot" w:pos="9350"/>
            </w:tabs>
            <w:rPr>
              <w:rFonts w:asciiTheme="minorHAnsi" w:eastAsiaTheme="minorEastAsia" w:hAnsiTheme="minorHAnsi" w:cstheme="minorBidi"/>
              <w:noProof/>
              <w:sz w:val="22"/>
              <w:szCs w:val="22"/>
            </w:rPr>
          </w:pPr>
          <w:hyperlink w:anchor="_Toc524363118" w:history="1">
            <w:r w:rsidR="00110F5C" w:rsidRPr="00255C36">
              <w:rPr>
                <w:rStyle w:val="Hyperlink"/>
                <w:rFonts w:eastAsiaTheme="majorEastAsia"/>
                <w:noProof/>
              </w:rPr>
              <w:t>7.1.1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ODE Broadcast TIM</w:t>
            </w:r>
            <w:r w:rsidR="00110F5C">
              <w:rPr>
                <w:noProof/>
                <w:webHidden/>
              </w:rPr>
              <w:tab/>
            </w:r>
            <w:r w:rsidR="00110F5C">
              <w:rPr>
                <w:noProof/>
                <w:webHidden/>
              </w:rPr>
              <w:fldChar w:fldCharType="begin"/>
            </w:r>
            <w:r w:rsidR="00110F5C">
              <w:rPr>
                <w:noProof/>
                <w:webHidden/>
              </w:rPr>
              <w:instrText xml:space="preserve"> PAGEREF _Toc524363118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1C388A">
          <w:pPr>
            <w:pStyle w:val="TOC3"/>
            <w:tabs>
              <w:tab w:val="left" w:pos="1440"/>
              <w:tab w:val="right" w:leader="dot" w:pos="9350"/>
            </w:tabs>
            <w:rPr>
              <w:rFonts w:asciiTheme="minorHAnsi" w:eastAsiaTheme="minorEastAsia" w:hAnsiTheme="minorHAnsi" w:cstheme="minorBidi"/>
              <w:noProof/>
              <w:sz w:val="22"/>
              <w:szCs w:val="22"/>
            </w:rPr>
          </w:pPr>
          <w:hyperlink w:anchor="_Toc524363119" w:history="1">
            <w:r w:rsidR="00110F5C" w:rsidRPr="00255C36">
              <w:rPr>
                <w:rStyle w:val="Hyperlink"/>
                <w:rFonts w:eastAsiaTheme="majorEastAsia"/>
                <w:noProof/>
              </w:rPr>
              <w:t>7.1.2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Received TIM from rxMsg</w:t>
            </w:r>
            <w:r w:rsidR="00110F5C">
              <w:rPr>
                <w:noProof/>
                <w:webHidden/>
              </w:rPr>
              <w:tab/>
            </w:r>
            <w:r w:rsidR="00110F5C">
              <w:rPr>
                <w:noProof/>
                <w:webHidden/>
              </w:rPr>
              <w:fldChar w:fldCharType="begin"/>
            </w:r>
            <w:r w:rsidR="00110F5C">
              <w:rPr>
                <w:noProof/>
                <w:webHidden/>
              </w:rPr>
              <w:instrText xml:space="preserve"> PAGEREF _Toc524363119 \h </w:instrText>
            </w:r>
            <w:r w:rsidR="00110F5C">
              <w:rPr>
                <w:noProof/>
                <w:webHidden/>
              </w:rPr>
            </w:r>
            <w:r w:rsidR="00110F5C">
              <w:rPr>
                <w:noProof/>
                <w:webHidden/>
              </w:rPr>
              <w:fldChar w:fldCharType="separate"/>
            </w:r>
            <w:r w:rsidR="00110F5C">
              <w:rPr>
                <w:noProof/>
                <w:webHidden/>
              </w:rPr>
              <w:t>49</w:t>
            </w:r>
            <w:r w:rsidR="00110F5C">
              <w:rPr>
                <w:noProof/>
                <w:webHidden/>
              </w:rPr>
              <w:fldChar w:fldCharType="end"/>
            </w:r>
          </w:hyperlink>
        </w:p>
        <w:p w:rsidR="00110F5C" w:rsidRDefault="001C388A">
          <w:pPr>
            <w:pStyle w:val="TOC3"/>
            <w:tabs>
              <w:tab w:val="left" w:pos="1440"/>
              <w:tab w:val="right" w:leader="dot" w:pos="9350"/>
            </w:tabs>
            <w:rPr>
              <w:rFonts w:asciiTheme="minorHAnsi" w:eastAsiaTheme="minorEastAsia" w:hAnsiTheme="minorHAnsi" w:cstheme="minorBidi"/>
              <w:noProof/>
              <w:sz w:val="22"/>
              <w:szCs w:val="22"/>
            </w:rPr>
          </w:pPr>
          <w:hyperlink w:anchor="_Toc524363120" w:history="1">
            <w:r w:rsidR="00110F5C" w:rsidRPr="00255C36">
              <w:rPr>
                <w:rStyle w:val="Hyperlink"/>
                <w:rFonts w:eastAsiaTheme="majorEastAsia"/>
                <w:noProof/>
              </w:rPr>
              <w:t>7.1.3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Sample Distress Notification Message (dnMsg)</w:t>
            </w:r>
            <w:r w:rsidR="00110F5C">
              <w:rPr>
                <w:noProof/>
                <w:webHidden/>
              </w:rPr>
              <w:tab/>
            </w:r>
            <w:r w:rsidR="00110F5C">
              <w:rPr>
                <w:noProof/>
                <w:webHidden/>
              </w:rPr>
              <w:fldChar w:fldCharType="begin"/>
            </w:r>
            <w:r w:rsidR="00110F5C">
              <w:rPr>
                <w:noProof/>
                <w:webHidden/>
              </w:rPr>
              <w:instrText xml:space="preserve"> PAGEREF _Toc524363120 \h </w:instrText>
            </w:r>
            <w:r w:rsidR="00110F5C">
              <w:rPr>
                <w:noProof/>
                <w:webHidden/>
              </w:rPr>
            </w:r>
            <w:r w:rsidR="00110F5C">
              <w:rPr>
                <w:noProof/>
                <w:webHidden/>
              </w:rPr>
              <w:fldChar w:fldCharType="separate"/>
            </w:r>
            <w:r w:rsidR="00110F5C">
              <w:rPr>
                <w:noProof/>
                <w:webHidden/>
              </w:rPr>
              <w:t>53</w:t>
            </w:r>
            <w:r w:rsidR="00110F5C">
              <w:rPr>
                <w:noProof/>
                <w:webHidden/>
              </w:rPr>
              <w:fldChar w:fldCharType="end"/>
            </w:r>
          </w:hyperlink>
        </w:p>
        <w:p w:rsidR="00110F5C" w:rsidRDefault="001C388A">
          <w:pPr>
            <w:pStyle w:val="TOC3"/>
            <w:tabs>
              <w:tab w:val="left" w:pos="1440"/>
              <w:tab w:val="right" w:leader="dot" w:pos="9350"/>
            </w:tabs>
            <w:rPr>
              <w:rFonts w:asciiTheme="minorHAnsi" w:eastAsiaTheme="minorEastAsia" w:hAnsiTheme="minorHAnsi" w:cstheme="minorBidi"/>
              <w:noProof/>
              <w:sz w:val="22"/>
              <w:szCs w:val="22"/>
            </w:rPr>
          </w:pPr>
          <w:hyperlink w:anchor="_Toc524363121" w:history="1">
            <w:r w:rsidR="00110F5C" w:rsidRPr="00255C36">
              <w:rPr>
                <w:rStyle w:val="Hyperlink"/>
                <w:rFonts w:eastAsiaTheme="majorEastAsia"/>
                <w:noProof/>
              </w:rPr>
              <w:t>7.1.4</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J2735 Broadcast TIM</w:t>
            </w:r>
            <w:r w:rsidR="00110F5C">
              <w:rPr>
                <w:noProof/>
                <w:webHidden/>
              </w:rPr>
              <w:tab/>
            </w:r>
            <w:r w:rsidR="00110F5C">
              <w:rPr>
                <w:noProof/>
                <w:webHidden/>
              </w:rPr>
              <w:fldChar w:fldCharType="begin"/>
            </w:r>
            <w:r w:rsidR="00110F5C">
              <w:rPr>
                <w:noProof/>
                <w:webHidden/>
              </w:rPr>
              <w:instrText xml:space="preserve"> PAGEREF _Toc524363121 \h </w:instrText>
            </w:r>
            <w:r w:rsidR="00110F5C">
              <w:rPr>
                <w:noProof/>
                <w:webHidden/>
              </w:rPr>
            </w:r>
            <w:r w:rsidR="00110F5C">
              <w:rPr>
                <w:noProof/>
                <w:webHidden/>
              </w:rPr>
              <w:fldChar w:fldCharType="separate"/>
            </w:r>
            <w:r w:rsidR="00110F5C">
              <w:rPr>
                <w:noProof/>
                <w:webHidden/>
              </w:rPr>
              <w:t>56</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22" w:history="1">
            <w:r w:rsidR="00110F5C" w:rsidRPr="00255C36">
              <w:rPr>
                <w:rStyle w:val="Hyperlink"/>
                <w:noProof/>
              </w:rPr>
              <w:t>7.2</w:t>
            </w:r>
            <w:r w:rsidR="00110F5C">
              <w:rPr>
                <w:noProof/>
                <w:lang w:eastAsia="en-US"/>
              </w:rPr>
              <w:tab/>
            </w:r>
            <w:r w:rsidR="00110F5C" w:rsidRPr="00255C36">
              <w:rPr>
                <w:rStyle w:val="Hyperlink"/>
                <w:noProof/>
              </w:rPr>
              <w:t>Sample Driver Alert</w:t>
            </w:r>
            <w:r w:rsidR="00110F5C">
              <w:rPr>
                <w:noProof/>
                <w:webHidden/>
              </w:rPr>
              <w:tab/>
            </w:r>
            <w:r w:rsidR="00110F5C">
              <w:rPr>
                <w:noProof/>
                <w:webHidden/>
              </w:rPr>
              <w:fldChar w:fldCharType="begin"/>
            </w:r>
            <w:r w:rsidR="00110F5C">
              <w:rPr>
                <w:noProof/>
                <w:webHidden/>
              </w:rPr>
              <w:instrText xml:space="preserve"> PAGEREF _Toc524363122 \h </w:instrText>
            </w:r>
            <w:r w:rsidR="00110F5C">
              <w:rPr>
                <w:noProof/>
                <w:webHidden/>
              </w:rPr>
            </w:r>
            <w:r w:rsidR="00110F5C">
              <w:rPr>
                <w:noProof/>
                <w:webHidden/>
              </w:rPr>
              <w:fldChar w:fldCharType="separate"/>
            </w:r>
            <w:r w:rsidR="00110F5C">
              <w:rPr>
                <w:noProof/>
                <w:webHidden/>
              </w:rPr>
              <w:t>60</w:t>
            </w:r>
            <w:r w:rsidR="00110F5C">
              <w:rPr>
                <w:noProof/>
                <w:webHidden/>
              </w:rPr>
              <w:fldChar w:fldCharType="end"/>
            </w:r>
          </w:hyperlink>
        </w:p>
        <w:p w:rsidR="00110F5C" w:rsidRDefault="001C388A">
          <w:pPr>
            <w:pStyle w:val="TOC2"/>
            <w:tabs>
              <w:tab w:val="left" w:pos="1080"/>
              <w:tab w:val="right" w:leader="dot" w:pos="9350"/>
            </w:tabs>
            <w:rPr>
              <w:noProof/>
              <w:lang w:eastAsia="en-US"/>
            </w:rPr>
          </w:pPr>
          <w:hyperlink w:anchor="_Toc524363123" w:history="1">
            <w:r w:rsidR="00110F5C" w:rsidRPr="00255C36">
              <w:rPr>
                <w:rStyle w:val="Hyperlink"/>
                <w:noProof/>
              </w:rPr>
              <w:t>7.3</w:t>
            </w:r>
            <w:r w:rsidR="00110F5C">
              <w:rPr>
                <w:noProof/>
                <w:lang w:eastAsia="en-US"/>
              </w:rPr>
              <w:tab/>
            </w:r>
            <w:r w:rsidR="00110F5C" w:rsidRPr="00255C36">
              <w:rPr>
                <w:rStyle w:val="Hyperlink"/>
                <w:noProof/>
              </w:rPr>
              <w:t>Sample BSM Data</w:t>
            </w:r>
            <w:r w:rsidR="00110F5C">
              <w:rPr>
                <w:noProof/>
                <w:webHidden/>
              </w:rPr>
              <w:tab/>
            </w:r>
            <w:r w:rsidR="00110F5C">
              <w:rPr>
                <w:noProof/>
                <w:webHidden/>
              </w:rPr>
              <w:fldChar w:fldCharType="begin"/>
            </w:r>
            <w:r w:rsidR="00110F5C">
              <w:rPr>
                <w:noProof/>
                <w:webHidden/>
              </w:rPr>
              <w:instrText xml:space="preserve"> PAGEREF _Toc524363123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1C388A">
          <w:pPr>
            <w:pStyle w:val="TOC3"/>
            <w:tabs>
              <w:tab w:val="left" w:pos="1440"/>
              <w:tab w:val="right" w:leader="dot" w:pos="9350"/>
            </w:tabs>
            <w:rPr>
              <w:rFonts w:asciiTheme="minorHAnsi" w:eastAsiaTheme="minorEastAsia" w:hAnsiTheme="minorHAnsi" w:cstheme="minorBidi"/>
              <w:noProof/>
              <w:sz w:val="22"/>
              <w:szCs w:val="22"/>
            </w:rPr>
          </w:pPr>
          <w:hyperlink w:anchor="_Toc524363124" w:history="1">
            <w:r w:rsidR="00110F5C" w:rsidRPr="00255C36">
              <w:rPr>
                <w:rStyle w:val="Hyperlink"/>
                <w:rFonts w:eastAsiaTheme="majorEastAsia"/>
                <w:noProof/>
              </w:rPr>
              <w:t>7.3.1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bsmTx</w:t>
            </w:r>
            <w:r w:rsidR="00110F5C">
              <w:rPr>
                <w:noProof/>
                <w:webHidden/>
              </w:rPr>
              <w:tab/>
            </w:r>
            <w:r w:rsidR="00110F5C">
              <w:rPr>
                <w:noProof/>
                <w:webHidden/>
              </w:rPr>
              <w:fldChar w:fldCharType="begin"/>
            </w:r>
            <w:r w:rsidR="00110F5C">
              <w:rPr>
                <w:noProof/>
                <w:webHidden/>
              </w:rPr>
              <w:instrText xml:space="preserve"> PAGEREF _Toc524363124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1C388A">
          <w:pPr>
            <w:pStyle w:val="TOC3"/>
            <w:tabs>
              <w:tab w:val="left" w:pos="1440"/>
              <w:tab w:val="right" w:leader="dot" w:pos="9350"/>
            </w:tabs>
            <w:rPr>
              <w:rFonts w:asciiTheme="minorHAnsi" w:eastAsiaTheme="minorEastAsia" w:hAnsiTheme="minorHAnsi" w:cstheme="minorBidi"/>
              <w:noProof/>
              <w:sz w:val="22"/>
              <w:szCs w:val="22"/>
            </w:rPr>
          </w:pPr>
          <w:hyperlink w:anchor="_Toc524363125" w:history="1">
            <w:r w:rsidR="00110F5C" w:rsidRPr="00255C36">
              <w:rPr>
                <w:rStyle w:val="Hyperlink"/>
                <w:rFonts w:eastAsiaTheme="majorEastAsia"/>
                <w:noProof/>
              </w:rPr>
              <w:t>7.3.2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bsmLogDuringEvent</w:t>
            </w:r>
            <w:r w:rsidR="00110F5C">
              <w:rPr>
                <w:noProof/>
                <w:webHidden/>
              </w:rPr>
              <w:tab/>
            </w:r>
            <w:r w:rsidR="00110F5C">
              <w:rPr>
                <w:noProof/>
                <w:webHidden/>
              </w:rPr>
              <w:fldChar w:fldCharType="begin"/>
            </w:r>
            <w:r w:rsidR="00110F5C">
              <w:rPr>
                <w:noProof/>
                <w:webHidden/>
              </w:rPr>
              <w:instrText xml:space="preserve"> PAGEREF _Toc524363125 \h </w:instrText>
            </w:r>
            <w:r w:rsidR="00110F5C">
              <w:rPr>
                <w:noProof/>
                <w:webHidden/>
              </w:rPr>
            </w:r>
            <w:r w:rsidR="00110F5C">
              <w:rPr>
                <w:noProof/>
                <w:webHidden/>
              </w:rPr>
              <w:fldChar w:fldCharType="separate"/>
            </w:r>
            <w:r w:rsidR="00110F5C">
              <w:rPr>
                <w:noProof/>
                <w:webHidden/>
              </w:rPr>
              <w:t>65</w:t>
            </w:r>
            <w:r w:rsidR="00110F5C">
              <w:rPr>
                <w:noProof/>
                <w:webHidden/>
              </w:rPr>
              <w:fldChar w:fldCharType="end"/>
            </w:r>
          </w:hyperlink>
        </w:p>
        <w:p w:rsidR="00110F5C" w:rsidRDefault="001C388A">
          <w:pPr>
            <w:pStyle w:val="TOC3"/>
            <w:tabs>
              <w:tab w:val="left" w:pos="1440"/>
              <w:tab w:val="right" w:leader="dot" w:pos="9350"/>
            </w:tabs>
            <w:rPr>
              <w:rFonts w:asciiTheme="minorHAnsi" w:eastAsiaTheme="minorEastAsia" w:hAnsiTheme="minorHAnsi" w:cstheme="minorBidi"/>
              <w:noProof/>
              <w:sz w:val="22"/>
              <w:szCs w:val="22"/>
            </w:rPr>
          </w:pPr>
          <w:hyperlink w:anchor="_Toc524363126" w:history="1">
            <w:r w:rsidR="00110F5C" w:rsidRPr="00255C36">
              <w:rPr>
                <w:rStyle w:val="Hyperlink"/>
                <w:rFonts w:eastAsiaTheme="majorEastAsia"/>
                <w:noProof/>
              </w:rPr>
              <w:t>7.3.3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rxMsg</w:t>
            </w:r>
            <w:r w:rsidR="00110F5C">
              <w:rPr>
                <w:noProof/>
                <w:webHidden/>
              </w:rPr>
              <w:tab/>
            </w:r>
            <w:r w:rsidR="00110F5C">
              <w:rPr>
                <w:noProof/>
                <w:webHidden/>
              </w:rPr>
              <w:fldChar w:fldCharType="begin"/>
            </w:r>
            <w:r w:rsidR="00110F5C">
              <w:rPr>
                <w:noProof/>
                <w:webHidden/>
              </w:rPr>
              <w:instrText xml:space="preserve"> PAGEREF _Toc524363126 \h </w:instrText>
            </w:r>
            <w:r w:rsidR="00110F5C">
              <w:rPr>
                <w:noProof/>
                <w:webHidden/>
              </w:rPr>
            </w:r>
            <w:r w:rsidR="00110F5C">
              <w:rPr>
                <w:noProof/>
                <w:webHidden/>
              </w:rPr>
              <w:fldChar w:fldCharType="separate"/>
            </w:r>
            <w:r w:rsidR="00110F5C">
              <w:rPr>
                <w:noProof/>
                <w:webHidden/>
              </w:rPr>
              <w:t>68</w:t>
            </w:r>
            <w:r w:rsidR="00110F5C">
              <w:rPr>
                <w:noProof/>
                <w:webHidden/>
              </w:rPr>
              <w:fldChar w:fldCharType="end"/>
            </w:r>
          </w:hyperlink>
        </w:p>
        <w:p w:rsidR="00110F5C" w:rsidRDefault="001C388A">
          <w:pPr>
            <w:pStyle w:val="TOC1"/>
            <w:tabs>
              <w:tab w:val="left" w:pos="480"/>
              <w:tab w:val="right" w:leader="dot" w:pos="9350"/>
            </w:tabs>
            <w:rPr>
              <w:noProof/>
              <w:lang w:eastAsia="en-US"/>
            </w:rPr>
          </w:pPr>
          <w:hyperlink w:anchor="_Toc524363127" w:history="1">
            <w:r w:rsidR="00110F5C" w:rsidRPr="00255C36">
              <w:rPr>
                <w:rStyle w:val="Hyperlink"/>
                <w:noProof/>
              </w:rPr>
              <w:t>8</w:t>
            </w:r>
            <w:r w:rsidR="00110F5C">
              <w:rPr>
                <w:noProof/>
                <w:lang w:eastAsia="en-US"/>
              </w:rPr>
              <w:tab/>
            </w:r>
            <w:r w:rsidR="00110F5C" w:rsidRPr="00255C36">
              <w:rPr>
                <w:rStyle w:val="Hyperlink"/>
                <w:noProof/>
              </w:rPr>
              <w:t>References</w:t>
            </w:r>
            <w:r w:rsidR="00110F5C">
              <w:rPr>
                <w:noProof/>
                <w:webHidden/>
              </w:rPr>
              <w:tab/>
            </w:r>
            <w:r w:rsidR="00110F5C">
              <w:rPr>
                <w:noProof/>
                <w:webHidden/>
              </w:rPr>
              <w:fldChar w:fldCharType="begin"/>
            </w:r>
            <w:r w:rsidR="00110F5C">
              <w:rPr>
                <w:noProof/>
                <w:webHidden/>
              </w:rPr>
              <w:instrText xml:space="preserve"> PAGEREF _Toc524363127 \h </w:instrText>
            </w:r>
            <w:r w:rsidR="00110F5C">
              <w:rPr>
                <w:noProof/>
                <w:webHidden/>
              </w:rPr>
            </w:r>
            <w:r w:rsidR="00110F5C">
              <w:rPr>
                <w:noProof/>
                <w:webHidden/>
              </w:rPr>
              <w:fldChar w:fldCharType="separate"/>
            </w:r>
            <w:r w:rsidR="00110F5C">
              <w:rPr>
                <w:noProof/>
                <w:webHidden/>
              </w:rPr>
              <w:t>71</w:t>
            </w:r>
            <w:r w:rsidR="00110F5C">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ins w:id="2" w:author="Musavi, Hamid [USA]" w:date="2018-11-09T15:27:00Z"/>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ins w:id="3" w:author="Musavi, Hamid [USA]" w:date="2018-11-09T15:27:00Z"/>
                <w:sz w:val="20"/>
                <w:szCs w:val="20"/>
              </w:rPr>
            </w:pPr>
            <w:ins w:id="4" w:author="Musavi, Hamid [USA]" w:date="2018-11-09T15:27:00Z">
              <w:r>
                <w:rPr>
                  <w:sz w:val="20"/>
                  <w:szCs w:val="20"/>
                </w:rPr>
                <w:t>0.7</w:t>
              </w:r>
            </w:ins>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ins w:id="5" w:author="Musavi, Hamid [USA]" w:date="2018-11-09T15:27:00Z"/>
                <w:sz w:val="20"/>
                <w:szCs w:val="20"/>
              </w:rPr>
            </w:pPr>
            <w:ins w:id="6" w:author="Musavi, Hamid [USA]" w:date="2018-11-09T15:27:00Z">
              <w:r>
                <w:rPr>
                  <w:sz w:val="20"/>
                  <w:szCs w:val="20"/>
                </w:rPr>
                <w:t>Hamid Musavi</w:t>
              </w:r>
            </w:ins>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ins w:id="7" w:author="Musavi, Hamid [USA]" w:date="2018-11-09T15:27:00Z"/>
                <w:sz w:val="20"/>
                <w:szCs w:val="20"/>
              </w:rPr>
            </w:pPr>
            <w:ins w:id="8" w:author="Musavi, Hamid [USA]" w:date="2018-11-09T15:27:00Z">
              <w:r>
                <w:rPr>
                  <w:sz w:val="20"/>
                  <w:szCs w:val="20"/>
                </w:rPr>
                <w:t>9/10/2018</w:t>
              </w:r>
            </w:ins>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ins w:id="9" w:author="Musavi, Hamid [USA]" w:date="2018-11-09T15:27:00Z"/>
                <w:sz w:val="20"/>
                <w:szCs w:val="20"/>
              </w:rPr>
            </w:pPr>
            <w:ins w:id="10" w:author="Musavi, Hamid [USA]" w:date="2018-11-09T15:27:00Z">
              <w:r>
                <w:rPr>
                  <w:sz w:val="20"/>
                  <w:szCs w:val="20"/>
                </w:rPr>
                <w:t>Added J2735 Broadcast TIM published topic and upgrade to schemaVersion 6.</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1" w:name="_Toc464836202"/>
      <w:bookmarkStart w:id="12" w:name="_Toc483908130"/>
      <w:bookmarkStart w:id="13" w:name="_Toc512256589"/>
      <w:bookmarkStart w:id="14" w:name="_Toc524363063"/>
      <w:r w:rsidRPr="00314B85">
        <w:lastRenderedPageBreak/>
        <w:t>Introduction</w:t>
      </w:r>
      <w:bookmarkEnd w:id="11"/>
      <w:bookmarkEnd w:id="12"/>
      <w:bookmarkEnd w:id="13"/>
      <w:bookmarkEnd w:id="1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15" w:name="_Toc524363064"/>
      <w:r>
        <w:t>Published Topics</w:t>
      </w:r>
      <w:bookmarkEnd w:id="1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16" w:name="_Toc524363065"/>
      <w:r>
        <w:t>Common</w:t>
      </w:r>
      <w:r w:rsidR="00D23963">
        <w:t xml:space="preserve"> Data Schemas</w:t>
      </w:r>
      <w:bookmarkEnd w:id="1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17" w:name="_Toc462052304"/>
      <w:bookmarkStart w:id="18" w:name="_Toc483908188"/>
      <w:bookmarkStart w:id="19" w:name="_Toc524363066"/>
      <w:r w:rsidRPr="00145701">
        <w:t>ODE Data</w:t>
      </w:r>
      <w:bookmarkEnd w:id="17"/>
      <w:bookmarkEnd w:id="18"/>
      <w:bookmarkEnd w:id="1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0" w:name="_Ref504554250"/>
      <w:bookmarkStart w:id="21" w:name="_Toc441572980"/>
      <w:bookmarkStart w:id="22" w:name="_Toc456253308"/>
      <w:r>
        <w:t xml:space="preserve">Table </w:t>
      </w:r>
      <w:fldSimple w:instr=" SEQ Table \* ARABIC ">
        <w:r w:rsidR="00B9778E">
          <w:rPr>
            <w:noProof/>
          </w:rPr>
          <w:t>2</w:t>
        </w:r>
      </w:fldSimple>
      <w:bookmarkEnd w:id="20"/>
      <w:r>
        <w:t xml:space="preserve"> – OdeData</w:t>
      </w:r>
      <w:bookmarkEnd w:id="21"/>
      <w:bookmarkEnd w:id="22"/>
    </w:p>
    <w:p w:rsidR="00D23963" w:rsidRDefault="00D23963" w:rsidP="008268A7">
      <w:pPr>
        <w:pStyle w:val="Heading2"/>
      </w:pPr>
      <w:bookmarkStart w:id="23" w:name="_ODE_Message_Metadata"/>
      <w:bookmarkStart w:id="24" w:name="_Toc462052305"/>
      <w:bookmarkStart w:id="25" w:name="_Ref471813394"/>
      <w:bookmarkStart w:id="26" w:name="_Toc483908189"/>
      <w:bookmarkStart w:id="27" w:name="_Toc524363067"/>
      <w:bookmarkEnd w:id="23"/>
      <w:r w:rsidRPr="00284BEB">
        <w:t>ODE Message Metadata</w:t>
      </w:r>
      <w:bookmarkEnd w:id="24"/>
      <w:bookmarkEnd w:id="25"/>
      <w:bookmarkEnd w:id="26"/>
      <w:bookmarkEnd w:id="2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ins w:id="28" w:author="Musavi, Hamid [USA]" w:date="2018-10-29T10:44:00Z">
              <w:r>
                <w:fldChar w:fldCharType="begin"/>
              </w:r>
              <w:r>
                <w:instrText xml:space="preserve"> HYPERLINK  \l "_ASN.1_Encodings" </w:instrText>
              </w:r>
              <w:r>
                <w:fldChar w:fldCharType="separate"/>
              </w:r>
              <w:r w:rsidRPr="00A50733">
                <w:rPr>
                  <w:rStyle w:val="Hyperlink"/>
                </w:rPr>
                <w:t>Asn1Encodings</w:t>
              </w:r>
              <w:r>
                <w:fldChar w:fldCharType="end"/>
              </w:r>
            </w:ins>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del w:id="29" w:author="Musavi, Hamid [USA]" w:date="2018-11-09T15:28:00Z">
              <w:r w:rsidDel="001C3DDE">
                <w:rPr>
                  <w:b/>
                </w:rPr>
                <w:delText>[zoneId]</w:delText>
              </w:r>
            </w:del>
            <w:r>
              <w:rPr>
                <w:rFonts w:ascii="Segoe UI" w:hAnsi="Segoe UI" w:cs="Segoe UI"/>
                <w:sz w:val="18"/>
                <w:szCs w:val="18"/>
              </w:rPr>
              <w:t xml:space="preserve">, such as </w:t>
            </w:r>
            <w:r w:rsidRPr="008B1559">
              <w:rPr>
                <w:rFonts w:ascii="Courier New" w:hAnsi="Courier New" w:cs="Courier New"/>
                <w:sz w:val="20"/>
                <w:szCs w:val="20"/>
              </w:rPr>
              <w:t>2017-10-25T22:38:59.592Z</w:t>
            </w:r>
            <w:del w:id="30" w:author="Musavi, Hamid [USA]" w:date="2018-11-09T15:28:00Z">
              <w:r w:rsidRPr="008B1559" w:rsidDel="001C3DDE">
                <w:rPr>
                  <w:rFonts w:ascii="Courier New" w:hAnsi="Courier New" w:cs="Courier New"/>
                  <w:sz w:val="20"/>
                  <w:szCs w:val="20"/>
                </w:rPr>
                <w:delText>[UTC]</w:delText>
              </w:r>
            </w:del>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1C388A"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31" w:name="_Ref512500396"/>
            <w:r>
              <w:rPr>
                <w:rStyle w:val="FootnoteReference"/>
                <w:rFonts w:ascii="Courier New" w:hAnsi="Courier New" w:cs="Courier New"/>
              </w:rPr>
              <w:footnoteReference w:id="4"/>
            </w:r>
            <w:bookmarkEnd w:id="31"/>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The ISO</w:t>
            </w:r>
            <w:del w:id="32" w:author="Musavi, Hamid [USA]" w:date="2018-11-09T15:29:00Z">
              <w:r w:rsidDel="001C3DDE">
                <w:rPr>
                  <w:rFonts w:ascii="Segoe UI" w:hAnsi="Segoe UI" w:cs="Segoe UI"/>
                  <w:sz w:val="18"/>
                  <w:szCs w:val="18"/>
                </w:rPr>
                <w:delText>-like</w:delText>
              </w:r>
            </w:del>
            <w:r>
              <w:rPr>
                <w:rFonts w:ascii="Segoe UI" w:hAnsi="Segoe UI" w:cs="Segoe UI"/>
                <w:sz w:val="18"/>
                <w:szCs w:val="18"/>
              </w:rPr>
              <w:t xml:space="preserve"> date-time format</w:t>
            </w:r>
            <w:del w:id="33" w:author="Musavi, Hamid [USA]" w:date="2018-11-09T15:29:00Z">
              <w:r w:rsidDel="001C3DDE">
                <w:rPr>
                  <w:rFonts w:ascii="Segoe UI" w:hAnsi="Segoe UI" w:cs="Segoe UI"/>
                  <w:sz w:val="18"/>
                  <w:szCs w:val="18"/>
                </w:rPr>
                <w:delText xml:space="preserve"> with offset and zone</w:delText>
              </w:r>
            </w:del>
            <w:r>
              <w:rPr>
                <w:rFonts w:ascii="Segoe UI" w:hAnsi="Segoe UI" w:cs="Segoe UI"/>
                <w:sz w:val="18"/>
                <w:szCs w:val="18"/>
              </w:rPr>
              <w:t xml:space="preserve">: </w:t>
            </w:r>
            <w:r w:rsidRPr="00515E5E">
              <w:rPr>
                <w:b/>
              </w:rPr>
              <w:t>yyyy-MM-ddThh:mm:ss.sssZ</w:t>
            </w:r>
            <w:del w:id="34" w:author="Musavi, Hamid [USA]" w:date="2018-11-09T15:29:00Z">
              <w:r w:rsidDel="001C3DDE">
                <w:rPr>
                  <w:b/>
                </w:rPr>
                <w:delText>[zoneId]</w:delText>
              </w:r>
            </w:del>
            <w:r>
              <w:rPr>
                <w:rFonts w:ascii="Segoe UI" w:hAnsi="Segoe UI" w:cs="Segoe UI"/>
                <w:sz w:val="18"/>
                <w:szCs w:val="18"/>
              </w:rPr>
              <w:t xml:space="preserve">, such as </w:t>
            </w:r>
            <w:r w:rsidRPr="008B1559">
              <w:rPr>
                <w:rFonts w:ascii="Courier New" w:hAnsi="Courier New" w:cs="Courier New"/>
                <w:sz w:val="20"/>
                <w:szCs w:val="20"/>
              </w:rPr>
              <w:t>2017-10-25T22:38:59.592Z</w:t>
            </w:r>
            <w:del w:id="35" w:author="Musavi, Hamid [USA]" w:date="2018-11-09T15:29:00Z">
              <w:r w:rsidRPr="008B1559" w:rsidDel="001C3DDE">
                <w:rPr>
                  <w:rFonts w:ascii="Courier New" w:hAnsi="Courier New" w:cs="Courier New"/>
                  <w:sz w:val="20"/>
                  <w:szCs w:val="20"/>
                </w:rPr>
                <w:delText>[UTC]</w:delText>
              </w:r>
            </w:del>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w:t>
            </w:r>
            <w:r>
              <w:lastRenderedPageBreak/>
              <w:t xml:space="preserve">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rPr>
          <w:ins w:id="36" w:author="Musavi, Hamid [USA]" w:date="2018-10-29T10:35:00Z"/>
        </w:trPr>
        <w:tc>
          <w:tcPr>
            <w:tcW w:w="2695" w:type="dxa"/>
          </w:tcPr>
          <w:p w:rsidR="00E0724D" w:rsidRPr="00831530" w:rsidRDefault="00A50733" w:rsidP="00284194">
            <w:pPr>
              <w:rPr>
                <w:ins w:id="37" w:author="Musavi, Hamid [USA]" w:date="2018-10-29T10:35:00Z"/>
                <w:rFonts w:ascii="Courier New" w:hAnsi="Courier New" w:cs="Courier New"/>
              </w:rPr>
            </w:pPr>
            <w:ins w:id="38" w:author="Musavi, Hamid [USA]" w:date="2018-10-29T10:46:00Z">
              <w:r>
                <w:rPr>
                  <w:rFonts w:ascii="Courier New" w:hAnsi="Courier New" w:cs="Courier New"/>
                </w:rPr>
                <w:lastRenderedPageBreak/>
                <w:t>r</w:t>
              </w:r>
            </w:ins>
            <w:ins w:id="39" w:author="Musavi, Hamid [USA]" w:date="2018-10-29T10:35:00Z">
              <w:r w:rsidR="00E0724D">
                <w:rPr>
                  <w:rFonts w:ascii="Courier New" w:hAnsi="Courier New" w:cs="Courier New"/>
                </w:rPr>
                <w:t>equest</w:t>
              </w:r>
            </w:ins>
            <w:ins w:id="40" w:author="Musavi, Hamid [USA]" w:date="2018-11-09T11:05:00Z">
              <w:r w:rsidR="000C5D5E">
                <w:rPr>
                  <w:rStyle w:val="FootnoteReference"/>
                  <w:rFonts w:ascii="Courier New" w:hAnsi="Courier New" w:cs="Courier New"/>
                </w:rPr>
                <w:footnoteReference w:id="6"/>
              </w:r>
            </w:ins>
          </w:p>
        </w:tc>
        <w:tc>
          <w:tcPr>
            <w:tcW w:w="2430" w:type="dxa"/>
          </w:tcPr>
          <w:p w:rsidR="00E0724D" w:rsidRDefault="00E0724D" w:rsidP="00284194">
            <w:pPr>
              <w:rPr>
                <w:ins w:id="42" w:author="Musavi, Hamid [USA]" w:date="2018-10-29T10:35:00Z"/>
                <w:rFonts w:ascii="Courier New" w:hAnsi="Courier New" w:cs="Courier New"/>
              </w:rPr>
            </w:pPr>
            <w:ins w:id="43" w:author="Musavi, Hamid [USA]" w:date="2018-10-29T10:39:00Z">
              <w:r w:rsidRPr="00E0724D">
                <w:rPr>
                  <w:rFonts w:ascii="Courier New" w:hAnsi="Courier New" w:cs="Courier New"/>
                </w:rPr>
                <w:t>ServiceRequest</w:t>
              </w:r>
            </w:ins>
          </w:p>
        </w:tc>
        <w:tc>
          <w:tcPr>
            <w:tcW w:w="4225" w:type="dxa"/>
          </w:tcPr>
          <w:p w:rsidR="00E0724D" w:rsidRDefault="00E0724D" w:rsidP="00284194">
            <w:pPr>
              <w:autoSpaceDE w:val="0"/>
              <w:autoSpaceDN w:val="0"/>
              <w:adjustRightInd w:val="0"/>
              <w:rPr>
                <w:ins w:id="44" w:author="Musavi, Hamid [USA]" w:date="2018-10-29T10:35:00Z"/>
              </w:rPr>
            </w:pPr>
            <w:ins w:id="45" w:author="Musavi, Hamid [USA]" w:date="2018-10-29T10:36:00Z">
              <w:r>
                <w:t>A structure containing the web service request received by ODE.</w:t>
              </w:r>
            </w:ins>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del w:id="46" w:author="Musavi, Hamid [USA]" w:date="2018-11-09T11:03:00Z">
              <w:r w:rsidR="00103415" w:rsidDel="000C5D5E">
                <w:delText>5</w:delText>
              </w:r>
            </w:del>
            <w:ins w:id="47" w:author="Musavi, Hamid [USA]" w:date="2018-11-09T11:03:00Z">
              <w:r w:rsidR="000C5D5E">
                <w:t>6</w:t>
              </w:r>
            </w:ins>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w:t>
            </w:r>
            <w:r>
              <w:rPr>
                <w:rFonts w:ascii="Consolas" w:hAnsi="Consolas" w:cs="Consolas"/>
                <w:b/>
                <w:bCs/>
                <w:i/>
                <w:iCs/>
                <w:color w:val="0000C0"/>
                <w:sz w:val="20"/>
                <w:szCs w:val="20"/>
              </w:rPr>
              <w:lastRenderedPageBreak/>
              <w: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48" w:name="_Ref512003542"/>
      <w:bookmarkStart w:id="49" w:name="_Toc441572981"/>
      <w:bookmarkStart w:id="50" w:name="_Toc456253309"/>
      <w:bookmarkStart w:id="51" w:name="_Ref504554190"/>
      <w:r>
        <w:t xml:space="preserve">Table </w:t>
      </w:r>
      <w:fldSimple w:instr=" SEQ Table \* ARABIC ">
        <w:r w:rsidR="00B9778E">
          <w:rPr>
            <w:noProof/>
          </w:rPr>
          <w:t>3</w:t>
        </w:r>
      </w:fldSimple>
      <w:bookmarkEnd w:id="48"/>
      <w:r w:rsidR="0089135F">
        <w:t xml:space="preserve"> - OdeMsgMetadata</w:t>
      </w:r>
    </w:p>
    <w:p w:rsidR="006F7E07" w:rsidRDefault="006F7E07" w:rsidP="008268A7">
      <w:pPr>
        <w:pStyle w:val="Heading2"/>
        <w:rPr>
          <w:lang w:eastAsia="ja-JP"/>
        </w:rPr>
      </w:pPr>
      <w:bookmarkStart w:id="52" w:name="_SerialId"/>
      <w:bookmarkStart w:id="53" w:name="_Toc524363068"/>
      <w:bookmarkEnd w:id="49"/>
      <w:bookmarkEnd w:id="50"/>
      <w:bookmarkEnd w:id="51"/>
      <w:bookmarkEnd w:id="52"/>
      <w:r>
        <w:rPr>
          <w:lang w:eastAsia="ja-JP"/>
        </w:rPr>
        <w:t>SerialId</w:t>
      </w:r>
      <w:bookmarkEnd w:id="53"/>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lastRenderedPageBreak/>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lastRenderedPageBreak/>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A50733" w:rsidP="008268A7">
      <w:pPr>
        <w:pStyle w:val="Heading2"/>
        <w:rPr>
          <w:lang w:eastAsia="ja-JP"/>
        </w:rPr>
      </w:pPr>
      <w:bookmarkStart w:id="54" w:name="_Encodings"/>
      <w:bookmarkStart w:id="55" w:name="_ASN.1_Encodings"/>
      <w:bookmarkStart w:id="56" w:name="_Ref511810641"/>
      <w:bookmarkStart w:id="57" w:name="_Toc524363069"/>
      <w:bookmarkEnd w:id="54"/>
      <w:bookmarkEnd w:id="55"/>
      <w:ins w:id="58" w:author="Musavi, Hamid [USA]" w:date="2018-10-29T10:43:00Z">
        <w:r>
          <w:rPr>
            <w:lang w:eastAsia="ja-JP"/>
          </w:rPr>
          <w:t xml:space="preserve">ASN.1 </w:t>
        </w:r>
      </w:ins>
      <w:r w:rsidR="00064973">
        <w:rPr>
          <w:lang w:eastAsia="ja-JP"/>
        </w:rPr>
        <w:t>Encodings</w:t>
      </w:r>
      <w:bookmarkEnd w:id="56"/>
      <w:bookmarkEnd w:id="57"/>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59" w:name="_ReceivedMessageDetails"/>
      <w:bookmarkStart w:id="60" w:name="_Ref511810761"/>
      <w:bookmarkStart w:id="61" w:name="_Toc524363070"/>
      <w:bookmarkEnd w:id="59"/>
      <w:r>
        <w:rPr>
          <w:lang w:eastAsia="ja-JP"/>
        </w:rPr>
        <w:t>ReceivedMessageDetails</w:t>
      </w:r>
      <w:bookmarkEnd w:id="60"/>
      <w:bookmarkEnd w:id="61"/>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62" w:name="_ODE_Payload_Violation"/>
      <w:bookmarkStart w:id="63" w:name="_ODE_Data_Message"/>
      <w:bookmarkStart w:id="64" w:name="_ODE_Data_Message_1"/>
      <w:bookmarkStart w:id="65" w:name="_Toc462052307"/>
      <w:bookmarkStart w:id="66" w:name="_Ref471813434"/>
      <w:bookmarkStart w:id="67" w:name="_Toc483908194"/>
      <w:bookmarkStart w:id="68" w:name="_Toc524363071"/>
      <w:bookmarkStart w:id="69" w:name="_Toc462052316"/>
      <w:bookmarkEnd w:id="62"/>
      <w:bookmarkEnd w:id="63"/>
      <w:bookmarkEnd w:id="64"/>
      <w:r>
        <w:lastRenderedPageBreak/>
        <w:t>Ode</w:t>
      </w:r>
      <w:r w:rsidR="00D23963" w:rsidRPr="00284BEB">
        <w:t>MessagePayload</w:t>
      </w:r>
      <w:bookmarkEnd w:id="65"/>
      <w:bookmarkEnd w:id="66"/>
      <w:bookmarkEnd w:id="67"/>
      <w:bookmarkEnd w:id="68"/>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69"/>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rPr>
          <w:ins w:id="70" w:author="Musavi, Hamid [USA]" w:date="2018-10-29T10:47:00Z"/>
        </w:rPr>
      </w:pPr>
      <w:bookmarkStart w:id="71" w:name="_Toc524363072"/>
      <w:ins w:id="72" w:author="Musavi, Hamid [USA]" w:date="2018-10-29T10:47:00Z">
        <w:r>
          <w:t>Service Request</w:t>
        </w:r>
      </w:ins>
      <w:ins w:id="73" w:author="Musavi, Hamid [USA]" w:date="2018-11-09T11:06:00Z">
        <w:r w:rsidR="000C5D5E">
          <w:rPr>
            <w:rStyle w:val="FootnoteReference"/>
          </w:rPr>
          <w:footnoteReference w:id="10"/>
        </w:r>
      </w:ins>
    </w:p>
    <w:p w:rsidR="00A50733" w:rsidRDefault="00A50733" w:rsidP="00A50733">
      <w:pPr>
        <w:rPr>
          <w:ins w:id="77" w:author="Musavi, Hamid [USA]" w:date="2018-10-29T10:48:00Z"/>
        </w:rPr>
      </w:pPr>
      <w:ins w:id="78" w:author="Musavi, Hamid [USA]" w:date="2018-10-29T10:47:00Z">
        <w:r>
          <w:t xml:space="preserve">Service request structure is contained within a RESTful API web service request and will contain the following data elements to describe the </w:t>
        </w:r>
      </w:ins>
      <w:ins w:id="79" w:author="Musavi, Hamid [USA]" w:date="2018-10-29T10:48:00Z">
        <w:r>
          <w:t>instructions for the ODE regarding the execution of the request.</w:t>
        </w:r>
      </w:ins>
    </w:p>
    <w:tbl>
      <w:tblPr>
        <w:tblStyle w:val="TableGrid"/>
        <w:tblW w:w="0" w:type="auto"/>
        <w:tblLook w:val="04A0" w:firstRow="1" w:lastRow="0" w:firstColumn="1" w:lastColumn="0" w:noHBand="0" w:noVBand="1"/>
      </w:tblPr>
      <w:tblGrid>
        <w:gridCol w:w="1415"/>
        <w:gridCol w:w="3649"/>
        <w:gridCol w:w="4286"/>
      </w:tblGrid>
      <w:tr w:rsidR="00332E8E" w:rsidRPr="006E5FF6" w:rsidTr="00CD6460">
        <w:trPr>
          <w:ins w:id="80" w:author="Musavi, Hamid [USA]" w:date="2018-10-29T10:48:00Z"/>
        </w:trPr>
        <w:tc>
          <w:tcPr>
            <w:tcW w:w="1415" w:type="dxa"/>
          </w:tcPr>
          <w:p w:rsidR="00A50733" w:rsidRPr="006E5FF6" w:rsidRDefault="00A50733" w:rsidP="00284194">
            <w:pPr>
              <w:rPr>
                <w:ins w:id="81" w:author="Musavi, Hamid [USA]" w:date="2018-10-29T10:48:00Z"/>
                <w:b/>
              </w:rPr>
            </w:pPr>
            <w:ins w:id="82" w:author="Musavi, Hamid [USA]" w:date="2018-10-29T10:48:00Z">
              <w:r w:rsidRPr="006E5FF6">
                <w:rPr>
                  <w:b/>
                </w:rPr>
                <w:t>Name</w:t>
              </w:r>
            </w:ins>
          </w:p>
        </w:tc>
        <w:tc>
          <w:tcPr>
            <w:tcW w:w="3649" w:type="dxa"/>
          </w:tcPr>
          <w:p w:rsidR="00A50733" w:rsidRPr="006E5FF6" w:rsidRDefault="00A50733" w:rsidP="00284194">
            <w:pPr>
              <w:rPr>
                <w:ins w:id="83" w:author="Musavi, Hamid [USA]" w:date="2018-10-29T10:48:00Z"/>
                <w:b/>
              </w:rPr>
            </w:pPr>
            <w:ins w:id="84" w:author="Musavi, Hamid [USA]" w:date="2018-10-29T10:48:00Z">
              <w:r w:rsidRPr="006E5FF6">
                <w:rPr>
                  <w:b/>
                </w:rPr>
                <w:t>Type</w:t>
              </w:r>
            </w:ins>
          </w:p>
        </w:tc>
        <w:tc>
          <w:tcPr>
            <w:tcW w:w="4286" w:type="dxa"/>
          </w:tcPr>
          <w:p w:rsidR="00A50733" w:rsidRPr="006E5FF6" w:rsidRDefault="00A50733" w:rsidP="00284194">
            <w:pPr>
              <w:rPr>
                <w:ins w:id="85" w:author="Musavi, Hamid [USA]" w:date="2018-10-29T10:48:00Z"/>
                <w:b/>
              </w:rPr>
            </w:pPr>
            <w:ins w:id="86" w:author="Musavi, Hamid [USA]" w:date="2018-10-29T10:48:00Z">
              <w:r w:rsidRPr="006E5FF6">
                <w:rPr>
                  <w:b/>
                </w:rPr>
                <w:t>Description</w:t>
              </w:r>
            </w:ins>
          </w:p>
        </w:tc>
      </w:tr>
      <w:tr w:rsidR="00332E8E" w:rsidRPr="003E745F" w:rsidTr="00CD6460">
        <w:trPr>
          <w:ins w:id="87" w:author="Musavi, Hamid [USA]" w:date="2018-10-29T10:48:00Z"/>
        </w:trPr>
        <w:tc>
          <w:tcPr>
            <w:tcW w:w="1415" w:type="dxa"/>
          </w:tcPr>
          <w:p w:rsidR="00A50733" w:rsidRPr="000D041D" w:rsidRDefault="00A50733" w:rsidP="00284194">
            <w:pPr>
              <w:rPr>
                <w:ins w:id="88" w:author="Musavi, Hamid [USA]" w:date="2018-10-29T10:48:00Z"/>
                <w:rFonts w:ascii="Courier New" w:hAnsi="Courier New" w:cs="Courier New"/>
              </w:rPr>
            </w:pPr>
            <w:ins w:id="89" w:author="Musavi, Hamid [USA]" w:date="2018-10-29T10:49:00Z">
              <w:r w:rsidRPr="00A50733">
                <w:rPr>
                  <w:rFonts w:ascii="Courier New" w:hAnsi="Courier New" w:cs="Courier New"/>
                </w:rPr>
                <w:t>ode</w:t>
              </w:r>
            </w:ins>
          </w:p>
        </w:tc>
        <w:tc>
          <w:tcPr>
            <w:tcW w:w="3649" w:type="dxa"/>
          </w:tcPr>
          <w:p w:rsidR="00A50733" w:rsidRDefault="00042910" w:rsidP="00284194">
            <w:pPr>
              <w:rPr>
                <w:ins w:id="90" w:author="Musavi, Hamid [USA]" w:date="2018-10-29T10:48:00Z"/>
                <w:rFonts w:ascii="Courier New" w:hAnsi="Courier New" w:cs="Courier New"/>
              </w:rPr>
            </w:pPr>
            <w:ins w:id="91" w:author="Musavi, Hamid [USA]" w:date="2018-10-29T17:48:00Z">
              <w:r>
                <w:rPr>
                  <w:rFonts w:ascii="Courier New" w:hAnsi="Courier New" w:cs="Courier New"/>
                </w:rPr>
                <w:fldChar w:fldCharType="begin"/>
              </w:r>
              <w:r>
                <w:rPr>
                  <w:rFonts w:ascii="Courier New" w:hAnsi="Courier New" w:cs="Courier New"/>
                </w:rPr>
                <w:instrText xml:space="preserve"> HYPERLINK  \l "_ServiceRequest.OdeInternal" </w:instrText>
              </w:r>
              <w:r>
                <w:rPr>
                  <w:rFonts w:ascii="Courier New" w:hAnsi="Courier New" w:cs="Courier New"/>
                </w:rPr>
                <w:fldChar w:fldCharType="separate"/>
              </w:r>
              <w:r w:rsidRPr="00042910">
                <w:rPr>
                  <w:rStyle w:val="Hyperlink"/>
                  <w:rFonts w:ascii="Courier New" w:hAnsi="Courier New" w:cs="Courier New"/>
                </w:rPr>
                <w:t>ServiceRequest.</w:t>
              </w:r>
              <w:r w:rsidR="00332E8E" w:rsidRPr="00042910">
                <w:rPr>
                  <w:rStyle w:val="Hyperlink"/>
                  <w:rFonts w:ascii="Courier New" w:hAnsi="Courier New" w:cs="Courier New"/>
                </w:rPr>
                <w:t>OdeInternal</w:t>
              </w:r>
              <w:r>
                <w:rPr>
                  <w:rFonts w:ascii="Courier New" w:hAnsi="Courier New" w:cs="Courier New"/>
                </w:rPr>
                <w:fldChar w:fldCharType="end"/>
              </w:r>
            </w:ins>
          </w:p>
        </w:tc>
        <w:tc>
          <w:tcPr>
            <w:tcW w:w="4286" w:type="dxa"/>
          </w:tcPr>
          <w:p w:rsidR="00A50733" w:rsidRPr="003E745F" w:rsidRDefault="00A50733" w:rsidP="00284194">
            <w:pPr>
              <w:keepNext/>
              <w:rPr>
                <w:ins w:id="92" w:author="Musavi, Hamid [USA]" w:date="2018-10-29T10:48:00Z"/>
              </w:rPr>
            </w:pPr>
            <w:ins w:id="93" w:author="Musavi, Hamid [USA]" w:date="2018-10-29T10:50:00Z">
              <w:r>
                <w:t xml:space="preserve">This element data structure </w:t>
              </w:r>
            </w:ins>
            <w:ins w:id="94" w:author="Musavi, Hamid [USA]" w:date="2018-10-29T11:13:00Z">
              <w:r w:rsidR="005269C9">
                <w:t>specifies</w:t>
              </w:r>
            </w:ins>
            <w:ins w:id="95" w:author="Musavi, Hamid [USA]" w:date="2018-10-29T10:50:00Z">
              <w:r w:rsidR="00332E8E">
                <w:t xml:space="preserve"> parameters used </w:t>
              </w:r>
            </w:ins>
            <w:ins w:id="96" w:author="Musavi, Hamid [USA]" w:date="2018-10-29T10:52:00Z">
              <w:r w:rsidR="00332E8E">
                <w:t xml:space="preserve">internally </w:t>
              </w:r>
              <w:r w:rsidR="005269C9">
                <w:t>by the ODE</w:t>
              </w:r>
              <w:r w:rsidR="00332E8E">
                <w:t xml:space="preserve"> for troubleshooting</w:t>
              </w:r>
            </w:ins>
            <w:ins w:id="97" w:author="Musavi, Hamid [USA]" w:date="2018-10-29T10:54:00Z">
              <w:r w:rsidR="00332E8E">
                <w:t xml:space="preserve"> purposes</w:t>
              </w:r>
            </w:ins>
            <w:ins w:id="98" w:author="Musavi, Hamid [USA]" w:date="2018-10-29T10:52:00Z">
              <w:r w:rsidR="00332E8E">
                <w:t>.</w:t>
              </w:r>
            </w:ins>
          </w:p>
        </w:tc>
      </w:tr>
      <w:tr w:rsidR="00877C1A" w:rsidRPr="003E745F" w:rsidTr="00284194">
        <w:trPr>
          <w:ins w:id="99" w:author="Musavi, Hamid [USA]" w:date="2018-10-29T18:42:00Z"/>
        </w:trPr>
        <w:tc>
          <w:tcPr>
            <w:tcW w:w="1415" w:type="dxa"/>
          </w:tcPr>
          <w:p w:rsidR="00877C1A" w:rsidRDefault="00877C1A" w:rsidP="00284194">
            <w:pPr>
              <w:rPr>
                <w:ins w:id="100" w:author="Musavi, Hamid [USA]" w:date="2018-10-29T18:42:00Z"/>
                <w:rFonts w:ascii="Courier New" w:hAnsi="Courier New" w:cs="Courier New"/>
              </w:rPr>
            </w:pPr>
            <w:ins w:id="101" w:author="Musavi, Hamid [USA]" w:date="2018-10-29T18:42:00Z">
              <w:r w:rsidRPr="00CD6460">
                <w:rPr>
                  <w:rFonts w:ascii="Courier New" w:hAnsi="Courier New" w:cs="Courier New"/>
                </w:rPr>
                <w:t>rsus</w:t>
              </w:r>
            </w:ins>
          </w:p>
        </w:tc>
        <w:tc>
          <w:tcPr>
            <w:tcW w:w="3649" w:type="dxa"/>
          </w:tcPr>
          <w:p w:rsidR="00877C1A" w:rsidRDefault="00877C1A" w:rsidP="00284194">
            <w:pPr>
              <w:rPr>
                <w:ins w:id="102" w:author="Musavi, Hamid [USA]" w:date="2018-10-29T18:42:00Z"/>
                <w:rFonts w:ascii="Courier New" w:hAnsi="Courier New" w:cs="Courier New"/>
              </w:rPr>
            </w:pPr>
            <w:ins w:id="103" w:author="Musavi, Hamid [USA]" w:date="2018-10-29T18:42:00Z">
              <w:r>
                <w:rPr>
                  <w:rFonts w:ascii="Courier New" w:hAnsi="Courier New" w:cs="Courier New"/>
                </w:rPr>
                <w:fldChar w:fldCharType="begin"/>
              </w:r>
              <w:r>
                <w:rPr>
                  <w:rFonts w:ascii="Courier New" w:hAnsi="Courier New" w:cs="Courier New"/>
                </w:rPr>
                <w:instrText xml:space="preserve"> HYPERLINK  \l "_RoadSideUnit.RSU" </w:instrText>
              </w:r>
              <w:r>
                <w:rPr>
                  <w:rFonts w:ascii="Courier New" w:hAnsi="Courier New" w:cs="Courier New"/>
                </w:rPr>
                <w:fldChar w:fldCharType="separate"/>
              </w:r>
              <w:r w:rsidRPr="00042910">
                <w:rPr>
                  <w:rStyle w:val="Hyperlink"/>
                  <w:rFonts w:ascii="Courier New" w:hAnsi="Courier New" w:cs="Courier New"/>
                </w:rPr>
                <w:t>RoadSideUnit.RSU</w:t>
              </w:r>
              <w:r>
                <w:rPr>
                  <w:rFonts w:ascii="Courier New" w:hAnsi="Courier New" w:cs="Courier New"/>
                </w:rPr>
                <w:fldChar w:fldCharType="end"/>
              </w:r>
            </w:ins>
          </w:p>
        </w:tc>
        <w:tc>
          <w:tcPr>
            <w:tcW w:w="4286" w:type="dxa"/>
          </w:tcPr>
          <w:p w:rsidR="00877C1A" w:rsidRDefault="00877C1A" w:rsidP="00284194">
            <w:pPr>
              <w:keepNext/>
              <w:rPr>
                <w:ins w:id="104" w:author="Musavi, Hamid [USA]" w:date="2018-10-29T18:42:00Z"/>
              </w:rPr>
            </w:pPr>
            <w:ins w:id="105" w:author="Musavi, Hamid [USA]" w:date="2018-10-29T18:42:00Z">
              <w:r>
                <w:t>The data structure contains parameters provided by the requester and used by the ODE to send messages the Roadside Units.</w:t>
              </w:r>
            </w:ins>
          </w:p>
        </w:tc>
      </w:tr>
      <w:tr w:rsidR="00332E8E" w:rsidRPr="003E745F" w:rsidTr="00CD6460">
        <w:trPr>
          <w:ins w:id="106" w:author="Musavi, Hamid [USA]" w:date="2018-10-29T10:48:00Z"/>
        </w:trPr>
        <w:tc>
          <w:tcPr>
            <w:tcW w:w="1415" w:type="dxa"/>
          </w:tcPr>
          <w:p w:rsidR="00A50733" w:rsidRPr="003D1E97" w:rsidRDefault="00CD6460" w:rsidP="00284194">
            <w:pPr>
              <w:rPr>
                <w:ins w:id="107" w:author="Musavi, Hamid [USA]" w:date="2018-10-29T10:48:00Z"/>
                <w:rFonts w:ascii="Courier New" w:hAnsi="Courier New" w:cs="Courier New"/>
              </w:rPr>
            </w:pPr>
            <w:ins w:id="108" w:author="Musavi, Hamid [USA]" w:date="2018-10-29T11:15:00Z">
              <w:r w:rsidRPr="00CD6460">
                <w:rPr>
                  <w:rFonts w:ascii="Courier New" w:hAnsi="Courier New" w:cs="Courier New"/>
                </w:rPr>
                <w:t>sdw</w:t>
              </w:r>
            </w:ins>
          </w:p>
        </w:tc>
        <w:tc>
          <w:tcPr>
            <w:tcW w:w="3649" w:type="dxa"/>
          </w:tcPr>
          <w:p w:rsidR="00A50733" w:rsidDel="003D1E97" w:rsidRDefault="00042910" w:rsidP="00284194">
            <w:pPr>
              <w:rPr>
                <w:ins w:id="109" w:author="Musavi, Hamid [USA]" w:date="2018-10-29T10:48:00Z"/>
                <w:rFonts w:ascii="Courier New" w:hAnsi="Courier New" w:cs="Courier New"/>
              </w:rPr>
            </w:pPr>
            <w:ins w:id="110" w:author="Musavi, Hamid [USA]" w:date="2018-10-29T17:48:00Z">
              <w:r>
                <w:rPr>
                  <w:rFonts w:ascii="Courier New" w:hAnsi="Courier New" w:cs="Courier New"/>
                </w:rPr>
                <w:fldChar w:fldCharType="begin"/>
              </w:r>
              <w:r>
                <w:rPr>
                  <w:rFonts w:ascii="Courier New" w:hAnsi="Courier New" w:cs="Courier New"/>
                </w:rPr>
                <w:instrText xml:space="preserve"> HYPERLINK  \l "_SituationDataWarehouse.SDW" </w:instrText>
              </w:r>
              <w:r>
                <w:rPr>
                  <w:rFonts w:ascii="Courier New" w:hAnsi="Courier New" w:cs="Courier New"/>
                </w:rPr>
                <w:fldChar w:fldCharType="separate"/>
              </w:r>
              <w:r w:rsidR="00CD6460" w:rsidRPr="00042910">
                <w:rPr>
                  <w:rStyle w:val="Hyperlink"/>
                  <w:rFonts w:ascii="Courier New" w:hAnsi="Courier New" w:cs="Courier New"/>
                </w:rPr>
                <w:t>SituationDataWarehouse.SDW</w:t>
              </w:r>
              <w:r>
                <w:rPr>
                  <w:rFonts w:ascii="Courier New" w:hAnsi="Courier New" w:cs="Courier New"/>
                </w:rPr>
                <w:fldChar w:fldCharType="end"/>
              </w:r>
            </w:ins>
          </w:p>
        </w:tc>
        <w:tc>
          <w:tcPr>
            <w:tcW w:w="4286" w:type="dxa"/>
          </w:tcPr>
          <w:p w:rsidR="00A50733" w:rsidDel="003D1E97" w:rsidRDefault="00CD6460" w:rsidP="00284194">
            <w:pPr>
              <w:keepNext/>
              <w:rPr>
                <w:ins w:id="111" w:author="Musavi, Hamid [USA]" w:date="2018-10-29T10:48:00Z"/>
              </w:rPr>
            </w:pPr>
            <w:ins w:id="112" w:author="Musavi, Hamid [USA]" w:date="2018-10-29T10:48:00Z">
              <w:r>
                <w:t xml:space="preserve">The data structure </w:t>
              </w:r>
            </w:ins>
            <w:ins w:id="113" w:author="Musavi, Hamid [USA]" w:date="2018-10-29T11:17:00Z">
              <w:r>
                <w:t xml:space="preserve">contains parameters </w:t>
              </w:r>
            </w:ins>
            <w:ins w:id="114" w:author="Musavi, Hamid [USA]" w:date="2018-10-29T10:48:00Z">
              <w:r>
                <w:t xml:space="preserve">provided by the requester </w:t>
              </w:r>
            </w:ins>
            <w:ins w:id="115" w:author="Musavi, Hamid [USA]" w:date="2018-10-29T11:21:00Z">
              <w:r>
                <w:t xml:space="preserve">and used by the ODE to deposit </w:t>
              </w:r>
            </w:ins>
            <w:ins w:id="116" w:author="Musavi, Hamid [USA]" w:date="2018-10-29T11:17:00Z">
              <w:r>
                <w:t>messages to U.S. DOT Situation Data Warehouse</w:t>
              </w:r>
            </w:ins>
          </w:p>
        </w:tc>
      </w:tr>
      <w:tr w:rsidR="00EE01CD" w:rsidRPr="003E745F" w:rsidTr="00CD6460">
        <w:trPr>
          <w:ins w:id="117" w:author="Musavi, Hamid [USA]" w:date="2018-10-29T11:22:00Z"/>
        </w:trPr>
        <w:tc>
          <w:tcPr>
            <w:tcW w:w="1415" w:type="dxa"/>
          </w:tcPr>
          <w:p w:rsidR="00EE01CD" w:rsidRPr="00CD6460" w:rsidRDefault="00EE01CD" w:rsidP="00EE01CD">
            <w:pPr>
              <w:rPr>
                <w:ins w:id="118" w:author="Musavi, Hamid [USA]" w:date="2018-10-29T11:22:00Z"/>
                <w:rFonts w:ascii="Courier New" w:hAnsi="Courier New" w:cs="Courier New"/>
              </w:rPr>
            </w:pPr>
            <w:ins w:id="119" w:author="Musavi, Hamid [USA]" w:date="2018-10-29T11:22:00Z">
              <w:r>
                <w:rPr>
                  <w:rFonts w:ascii="Courier New" w:hAnsi="Courier New" w:cs="Courier New"/>
                </w:rPr>
                <w:t>snmp</w:t>
              </w:r>
            </w:ins>
          </w:p>
        </w:tc>
        <w:tc>
          <w:tcPr>
            <w:tcW w:w="3649" w:type="dxa"/>
          </w:tcPr>
          <w:p w:rsidR="00EE01CD" w:rsidRPr="00CD6460" w:rsidRDefault="00042910" w:rsidP="00EE01CD">
            <w:pPr>
              <w:rPr>
                <w:ins w:id="120" w:author="Musavi, Hamid [USA]" w:date="2018-10-29T11:22:00Z"/>
                <w:rFonts w:ascii="Courier New" w:hAnsi="Courier New" w:cs="Courier New"/>
              </w:rPr>
            </w:pPr>
            <w:ins w:id="121" w:author="Musavi, Hamid [USA]" w:date="2018-10-29T17:48:00Z">
              <w:r>
                <w:rPr>
                  <w:rFonts w:ascii="Courier New" w:hAnsi="Courier New" w:cs="Courier New"/>
                </w:rPr>
                <w:fldChar w:fldCharType="begin"/>
              </w:r>
              <w:r>
                <w:rPr>
                  <w:rFonts w:ascii="Courier New" w:hAnsi="Courier New" w:cs="Courier New"/>
                </w:rPr>
                <w:instrText xml:space="preserve"> HYPERLINK  \l "_SNMP" </w:instrText>
              </w:r>
              <w:r>
                <w:rPr>
                  <w:rFonts w:ascii="Courier New" w:hAnsi="Courier New" w:cs="Courier New"/>
                </w:rPr>
                <w:fldChar w:fldCharType="separate"/>
              </w:r>
              <w:r w:rsidR="00EE01CD" w:rsidRPr="00042910">
                <w:rPr>
                  <w:rStyle w:val="Hyperlink"/>
                  <w:rFonts w:ascii="Courier New" w:hAnsi="Courier New" w:cs="Courier New"/>
                </w:rPr>
                <w:t>SNMP</w:t>
              </w:r>
              <w:r>
                <w:rPr>
                  <w:rFonts w:ascii="Courier New" w:hAnsi="Courier New" w:cs="Courier New"/>
                </w:rPr>
                <w:fldChar w:fldCharType="end"/>
              </w:r>
            </w:ins>
          </w:p>
        </w:tc>
        <w:tc>
          <w:tcPr>
            <w:tcW w:w="4286" w:type="dxa"/>
          </w:tcPr>
          <w:p w:rsidR="00EE01CD" w:rsidRDefault="00EE01CD" w:rsidP="00EE01CD">
            <w:pPr>
              <w:keepNext/>
              <w:rPr>
                <w:ins w:id="122" w:author="Musavi, Hamid [USA]" w:date="2018-10-29T11:22:00Z"/>
              </w:rPr>
            </w:pPr>
            <w:ins w:id="123" w:author="Musavi, Hamid [USA]" w:date="2018-10-29T11:23:00Z">
              <w:r>
                <w:t>The data structure contains parameters provided by the requester and used by the ODE to access the RSUs vial the SNMP interface.</w:t>
              </w:r>
            </w:ins>
          </w:p>
        </w:tc>
      </w:tr>
    </w:tbl>
    <w:p w:rsidR="00A50733" w:rsidRDefault="00A50733" w:rsidP="00A50733">
      <w:pPr>
        <w:rPr>
          <w:ins w:id="124" w:author="Musavi, Hamid [USA]" w:date="2018-10-29T10:54:00Z"/>
        </w:rPr>
      </w:pPr>
    </w:p>
    <w:p w:rsidR="00332E8E" w:rsidRDefault="00332E8E" w:rsidP="00332E8E">
      <w:pPr>
        <w:pStyle w:val="Heading3"/>
        <w:rPr>
          <w:ins w:id="125" w:author="Musavi, Hamid [USA]" w:date="2018-10-29T10:55:00Z"/>
        </w:rPr>
      </w:pPr>
      <w:bookmarkStart w:id="126" w:name="_ServiceRequest.OdeInternal"/>
      <w:bookmarkEnd w:id="126"/>
      <w:ins w:id="127" w:author="Musavi, Hamid [USA]" w:date="2018-10-29T10:55:00Z">
        <w:r w:rsidRPr="00332E8E">
          <w:t>ServiceRequest</w:t>
        </w:r>
      </w:ins>
      <w:ins w:id="128" w:author="Musavi, Hamid [USA]" w:date="2018-10-29T11:16:00Z">
        <w:r w:rsidR="00CD6460">
          <w:t>.</w:t>
        </w:r>
      </w:ins>
      <w:ins w:id="129" w:author="Musavi, Hamid [USA]" w:date="2018-10-29T10:55:00Z">
        <w:r w:rsidRPr="00332E8E">
          <w:t>OdeInternal</w:t>
        </w:r>
      </w:ins>
    </w:p>
    <w:p w:rsidR="00332E8E" w:rsidRDefault="00EE01CD" w:rsidP="00332E8E">
      <w:pPr>
        <w:rPr>
          <w:ins w:id="130" w:author="Musavi, Hamid [USA]" w:date="2018-10-29T11:25:00Z"/>
        </w:rPr>
      </w:pPr>
      <w:ins w:id="131" w:author="Musavi, Hamid [USA]" w:date="2018-10-29T11:25:00Z">
        <w:r w:rsidRPr="00EE01CD">
          <w:t>This element data structure specifies parameters</w:t>
        </w:r>
      </w:ins>
      <w:ins w:id="132" w:author="Musavi, Hamid [USA]" w:date="2018-10-29T18:10:00Z">
        <w:r w:rsidR="007777D4">
          <w:t xml:space="preserve"> and instructions to the ODE or from </w:t>
        </w:r>
      </w:ins>
      <w:ins w:id="133" w:author="Musavi, Hamid [USA]" w:date="2018-10-29T11:25:00Z">
        <w:r w:rsidRPr="00EE01CD">
          <w:t>the ODE.</w:t>
        </w:r>
      </w:ins>
    </w:p>
    <w:tbl>
      <w:tblPr>
        <w:tblStyle w:val="TableGrid"/>
        <w:tblW w:w="0" w:type="auto"/>
        <w:tblLook w:val="04A0" w:firstRow="1" w:lastRow="0" w:firstColumn="1" w:lastColumn="0" w:noHBand="0" w:noVBand="1"/>
      </w:tblPr>
      <w:tblGrid>
        <w:gridCol w:w="1415"/>
        <w:gridCol w:w="3649"/>
        <w:gridCol w:w="4286"/>
      </w:tblGrid>
      <w:tr w:rsidR="00EE01CD" w:rsidRPr="006E5FF6" w:rsidTr="00284194">
        <w:trPr>
          <w:ins w:id="134" w:author="Musavi, Hamid [USA]" w:date="2018-10-29T11:25:00Z"/>
        </w:trPr>
        <w:tc>
          <w:tcPr>
            <w:tcW w:w="1415" w:type="dxa"/>
          </w:tcPr>
          <w:p w:rsidR="00EE01CD" w:rsidRPr="006E5FF6" w:rsidRDefault="00EE01CD" w:rsidP="00284194">
            <w:pPr>
              <w:rPr>
                <w:ins w:id="135" w:author="Musavi, Hamid [USA]" w:date="2018-10-29T11:25:00Z"/>
                <w:b/>
              </w:rPr>
            </w:pPr>
            <w:ins w:id="136" w:author="Musavi, Hamid [USA]" w:date="2018-10-29T11:25:00Z">
              <w:r w:rsidRPr="006E5FF6">
                <w:rPr>
                  <w:b/>
                </w:rPr>
                <w:t>Name</w:t>
              </w:r>
            </w:ins>
          </w:p>
        </w:tc>
        <w:tc>
          <w:tcPr>
            <w:tcW w:w="3649" w:type="dxa"/>
          </w:tcPr>
          <w:p w:rsidR="00EE01CD" w:rsidRPr="006E5FF6" w:rsidRDefault="00EE01CD" w:rsidP="00284194">
            <w:pPr>
              <w:rPr>
                <w:ins w:id="137" w:author="Musavi, Hamid [USA]" w:date="2018-10-29T11:25:00Z"/>
                <w:b/>
              </w:rPr>
            </w:pPr>
            <w:ins w:id="138" w:author="Musavi, Hamid [USA]" w:date="2018-10-29T11:25:00Z">
              <w:r w:rsidRPr="006E5FF6">
                <w:rPr>
                  <w:b/>
                </w:rPr>
                <w:t>Type</w:t>
              </w:r>
            </w:ins>
          </w:p>
        </w:tc>
        <w:tc>
          <w:tcPr>
            <w:tcW w:w="4286" w:type="dxa"/>
          </w:tcPr>
          <w:p w:rsidR="00EE01CD" w:rsidRPr="006E5FF6" w:rsidRDefault="00EE01CD" w:rsidP="00284194">
            <w:pPr>
              <w:rPr>
                <w:ins w:id="139" w:author="Musavi, Hamid [USA]" w:date="2018-10-29T11:25:00Z"/>
                <w:b/>
              </w:rPr>
            </w:pPr>
            <w:ins w:id="140" w:author="Musavi, Hamid [USA]" w:date="2018-10-29T11:25:00Z">
              <w:r w:rsidRPr="006E5FF6">
                <w:rPr>
                  <w:b/>
                </w:rPr>
                <w:t>Description</w:t>
              </w:r>
            </w:ins>
          </w:p>
        </w:tc>
      </w:tr>
      <w:tr w:rsidR="00EE01CD" w:rsidRPr="003E745F" w:rsidTr="00284194">
        <w:trPr>
          <w:ins w:id="141" w:author="Musavi, Hamid [USA]" w:date="2018-10-29T11:25:00Z"/>
        </w:trPr>
        <w:tc>
          <w:tcPr>
            <w:tcW w:w="1415" w:type="dxa"/>
          </w:tcPr>
          <w:p w:rsidR="00EE01CD" w:rsidRPr="003D1E97" w:rsidRDefault="00F83CFF" w:rsidP="00284194">
            <w:pPr>
              <w:rPr>
                <w:ins w:id="142" w:author="Musavi, Hamid [USA]" w:date="2018-10-29T11:25:00Z"/>
                <w:rFonts w:ascii="Courier New" w:hAnsi="Courier New" w:cs="Courier New"/>
              </w:rPr>
            </w:pPr>
            <w:bookmarkStart w:id="143" w:name="_Hlk528575691"/>
            <w:ins w:id="144" w:author="Musavi, Hamid [USA]" w:date="2018-11-09T15:37:00Z">
              <w:r>
                <w:rPr>
                  <w:rFonts w:ascii="Courier New" w:hAnsi="Courier New" w:cs="Courier New"/>
                </w:rPr>
                <w:lastRenderedPageBreak/>
                <w:t>rsuI</w:t>
              </w:r>
            </w:ins>
            <w:ins w:id="145" w:author="Musavi, Hamid [USA]" w:date="2018-10-29T11:30:00Z">
              <w:r w:rsidR="005D6053" w:rsidRPr="005D6053">
                <w:rPr>
                  <w:rFonts w:ascii="Courier New" w:hAnsi="Courier New" w:cs="Courier New"/>
                </w:rPr>
                <w:t>ndex</w:t>
              </w:r>
            </w:ins>
          </w:p>
        </w:tc>
        <w:tc>
          <w:tcPr>
            <w:tcW w:w="3649" w:type="dxa"/>
          </w:tcPr>
          <w:p w:rsidR="00EE01CD" w:rsidDel="003D1E97" w:rsidRDefault="005D6053" w:rsidP="00284194">
            <w:pPr>
              <w:rPr>
                <w:ins w:id="146" w:author="Musavi, Hamid [USA]" w:date="2018-10-29T11:25:00Z"/>
                <w:rFonts w:ascii="Courier New" w:hAnsi="Courier New" w:cs="Courier New"/>
              </w:rPr>
            </w:pPr>
            <w:ins w:id="147" w:author="Musavi, Hamid [USA]" w:date="2018-10-29T11:30:00Z">
              <w:r>
                <w:rPr>
                  <w:rFonts w:ascii="Courier New" w:hAnsi="Courier New" w:cs="Courier New"/>
                </w:rPr>
                <w:t>Integer</w:t>
              </w:r>
            </w:ins>
          </w:p>
        </w:tc>
        <w:tc>
          <w:tcPr>
            <w:tcW w:w="4286" w:type="dxa"/>
          </w:tcPr>
          <w:p w:rsidR="00EE01CD" w:rsidDel="003D1E97" w:rsidRDefault="00B328EB" w:rsidP="00284194">
            <w:pPr>
              <w:keepNext/>
              <w:rPr>
                <w:ins w:id="148" w:author="Musavi, Hamid [USA]" w:date="2018-10-29T11:25:00Z"/>
              </w:rPr>
            </w:pPr>
            <w:ins w:id="149" w:author="Musavi, Hamid [USA]" w:date="2018-10-29T11:30:00Z">
              <w:r>
                <w:t>Index of message storage on RSU</w:t>
              </w:r>
            </w:ins>
          </w:p>
        </w:tc>
      </w:tr>
      <w:bookmarkEnd w:id="143"/>
      <w:tr w:rsidR="00EE01CD" w:rsidRPr="003E745F" w:rsidTr="00284194">
        <w:trPr>
          <w:ins w:id="150" w:author="Musavi, Hamid [USA]" w:date="2018-10-29T11:25:00Z"/>
        </w:trPr>
        <w:tc>
          <w:tcPr>
            <w:tcW w:w="1415" w:type="dxa"/>
          </w:tcPr>
          <w:p w:rsidR="00EE01CD" w:rsidRDefault="00962B27" w:rsidP="00284194">
            <w:pPr>
              <w:rPr>
                <w:ins w:id="151" w:author="Musavi, Hamid [USA]" w:date="2018-10-29T11:25:00Z"/>
                <w:rFonts w:ascii="Courier New" w:hAnsi="Courier New" w:cs="Courier New"/>
              </w:rPr>
            </w:pPr>
            <w:ins w:id="152" w:author="Musavi, Hamid [USA]" w:date="2018-10-29T18:26:00Z">
              <w:r>
                <w:rPr>
                  <w:rFonts w:ascii="Courier New" w:hAnsi="Courier New" w:cs="Courier New"/>
                </w:rPr>
                <w:t>verb</w:t>
              </w:r>
            </w:ins>
          </w:p>
        </w:tc>
        <w:tc>
          <w:tcPr>
            <w:tcW w:w="3649" w:type="dxa"/>
          </w:tcPr>
          <w:p w:rsidR="00EE01CD" w:rsidRDefault="00B15935" w:rsidP="00284194">
            <w:pPr>
              <w:rPr>
                <w:ins w:id="153" w:author="Musavi, Hamid [USA]" w:date="2018-10-29T11:25:00Z"/>
                <w:rFonts w:ascii="Courier New" w:hAnsi="Courier New" w:cs="Courier New"/>
              </w:rPr>
            </w:pPr>
            <w:ins w:id="154" w:author="Musavi, Hamid [USA]" w:date="2018-10-29T18:26:00Z">
              <w:r>
                <w:rPr>
                  <w:rFonts w:ascii="Courier New" w:hAnsi="Courier New" w:cs="Courier New"/>
                </w:rPr>
                <w:t>String</w:t>
              </w:r>
            </w:ins>
          </w:p>
        </w:tc>
        <w:tc>
          <w:tcPr>
            <w:tcW w:w="4286" w:type="dxa"/>
          </w:tcPr>
          <w:p w:rsidR="00EE01CD" w:rsidRDefault="007312D5" w:rsidP="00284194">
            <w:pPr>
              <w:keepNext/>
              <w:rPr>
                <w:ins w:id="155" w:author="Musavi, Hamid [USA]" w:date="2018-10-29T11:25:00Z"/>
              </w:rPr>
            </w:pPr>
            <w:ins w:id="156" w:author="Musavi, Hamid [USA]" w:date="2018-10-29T18:38:00Z">
              <w:r>
                <w:t xml:space="preserve">The request verb: </w:t>
              </w:r>
            </w:ins>
            <w:ins w:id="157" w:author="Musavi, Hamid [USA]" w:date="2018-10-29T18:39:00Z">
              <w:r>
                <w:t>one of {</w:t>
              </w:r>
            </w:ins>
            <w:ins w:id="158" w:author="Musavi, Hamid [USA]" w:date="2018-10-29T18:38:00Z">
              <w:r>
                <w:t>POST, PUT, DELETE, GET</w:t>
              </w:r>
            </w:ins>
            <w:ins w:id="159" w:author="Musavi, Hamid [USA]" w:date="2018-10-29T18:39:00Z">
              <w:r>
                <w:t>}</w:t>
              </w:r>
            </w:ins>
          </w:p>
        </w:tc>
      </w:tr>
      <w:tr w:rsidR="00877C1A" w:rsidRPr="003E745F" w:rsidTr="00877C1A">
        <w:trPr>
          <w:ins w:id="160" w:author="Musavi, Hamid [USA]" w:date="2018-10-29T18:42:00Z"/>
        </w:trPr>
        <w:tc>
          <w:tcPr>
            <w:tcW w:w="1415" w:type="dxa"/>
          </w:tcPr>
          <w:p w:rsidR="00877C1A" w:rsidRPr="000D041D" w:rsidRDefault="00877C1A" w:rsidP="00284194">
            <w:pPr>
              <w:rPr>
                <w:ins w:id="161" w:author="Musavi, Hamid [USA]" w:date="2018-10-29T18:42:00Z"/>
                <w:rFonts w:ascii="Courier New" w:hAnsi="Courier New" w:cs="Courier New"/>
              </w:rPr>
            </w:pPr>
            <w:ins w:id="162" w:author="Musavi, Hamid [USA]" w:date="2018-10-29T18:42:00Z">
              <w:r w:rsidRPr="005D6053">
                <w:rPr>
                  <w:rFonts w:ascii="Courier New" w:hAnsi="Courier New" w:cs="Courier New"/>
                </w:rPr>
                <w:t>version</w:t>
              </w:r>
            </w:ins>
          </w:p>
        </w:tc>
        <w:tc>
          <w:tcPr>
            <w:tcW w:w="3649" w:type="dxa"/>
          </w:tcPr>
          <w:p w:rsidR="00877C1A" w:rsidRDefault="00877C1A" w:rsidP="00284194">
            <w:pPr>
              <w:rPr>
                <w:ins w:id="163" w:author="Musavi, Hamid [USA]" w:date="2018-10-29T18:42:00Z"/>
                <w:rFonts w:ascii="Courier New" w:hAnsi="Courier New" w:cs="Courier New"/>
              </w:rPr>
            </w:pPr>
            <w:ins w:id="164" w:author="Musavi, Hamid [USA]" w:date="2018-10-29T18:42:00Z">
              <w:r>
                <w:rPr>
                  <w:rFonts w:ascii="Courier New" w:hAnsi="Courier New" w:cs="Courier New"/>
                </w:rPr>
                <w:t>Integer</w:t>
              </w:r>
            </w:ins>
          </w:p>
        </w:tc>
        <w:tc>
          <w:tcPr>
            <w:tcW w:w="4286" w:type="dxa"/>
          </w:tcPr>
          <w:p w:rsidR="00877C1A" w:rsidRPr="003E745F" w:rsidRDefault="00877C1A" w:rsidP="00284194">
            <w:pPr>
              <w:keepNext/>
              <w:rPr>
                <w:ins w:id="165" w:author="Musavi, Hamid [USA]" w:date="2018-10-29T18:42:00Z"/>
              </w:rPr>
            </w:pPr>
            <w:ins w:id="166" w:author="Musavi, Hamid [USA]" w:date="2018-10-29T18:42:00Z">
              <w:r>
                <w:t xml:space="preserve">Current major release version of ODE. </w:t>
              </w:r>
            </w:ins>
          </w:p>
        </w:tc>
      </w:tr>
    </w:tbl>
    <w:p w:rsidR="00EE01CD" w:rsidRDefault="00EE01CD" w:rsidP="00332E8E">
      <w:pPr>
        <w:rPr>
          <w:ins w:id="167" w:author="Musavi, Hamid [USA]" w:date="2018-10-29T10:55:00Z"/>
        </w:rPr>
      </w:pPr>
    </w:p>
    <w:p w:rsidR="00332E8E" w:rsidRDefault="00CD6460" w:rsidP="00CD6460">
      <w:pPr>
        <w:pStyle w:val="Heading3"/>
        <w:rPr>
          <w:ins w:id="168" w:author="Musavi, Hamid [USA]" w:date="2018-10-29T10:56:00Z"/>
        </w:rPr>
      </w:pPr>
      <w:bookmarkStart w:id="169" w:name="_SituationDataWarehouse.SDW"/>
      <w:bookmarkEnd w:id="169"/>
      <w:ins w:id="170" w:author="Musavi, Hamid [USA]" w:date="2018-10-29T11:15:00Z">
        <w:r w:rsidRPr="00CD6460">
          <w:t>SituationDataWarehouse.SDW</w:t>
        </w:r>
      </w:ins>
    </w:p>
    <w:p w:rsidR="00332E8E" w:rsidRDefault="00EE01CD" w:rsidP="00332E8E">
      <w:pPr>
        <w:rPr>
          <w:ins w:id="171" w:author="Musavi, Hamid [USA]" w:date="2018-10-29T11:26:00Z"/>
        </w:rPr>
      </w:pPr>
      <w:ins w:id="172" w:author="Musavi, Hamid [USA]" w:date="2018-10-29T11:26:00Z">
        <w:r w:rsidRPr="00EE01CD">
          <w:t>The data structure contains parameters provided by the requester and used by the ODE to deposit messages to U.S. DOT Situation Data Warehouse</w:t>
        </w:r>
      </w:ins>
    </w:p>
    <w:tbl>
      <w:tblPr>
        <w:tblStyle w:val="TableGrid"/>
        <w:tblW w:w="0" w:type="auto"/>
        <w:tblLook w:val="04A0" w:firstRow="1" w:lastRow="0" w:firstColumn="1" w:lastColumn="0" w:noHBand="0" w:noVBand="1"/>
      </w:tblPr>
      <w:tblGrid>
        <w:gridCol w:w="1933"/>
        <w:gridCol w:w="3391"/>
        <w:gridCol w:w="4026"/>
      </w:tblGrid>
      <w:tr w:rsidR="00EE01CD" w:rsidRPr="006E5FF6" w:rsidTr="00041843">
        <w:trPr>
          <w:ins w:id="173" w:author="Musavi, Hamid [USA]" w:date="2018-10-29T11:26:00Z"/>
        </w:trPr>
        <w:tc>
          <w:tcPr>
            <w:tcW w:w="1933" w:type="dxa"/>
          </w:tcPr>
          <w:p w:rsidR="00EE01CD" w:rsidRPr="006E5FF6" w:rsidRDefault="00EE01CD" w:rsidP="00284194">
            <w:pPr>
              <w:rPr>
                <w:ins w:id="174" w:author="Musavi, Hamid [USA]" w:date="2018-10-29T11:26:00Z"/>
                <w:b/>
              </w:rPr>
            </w:pPr>
            <w:ins w:id="175" w:author="Musavi, Hamid [USA]" w:date="2018-10-29T11:26:00Z">
              <w:r w:rsidRPr="006E5FF6">
                <w:rPr>
                  <w:b/>
                </w:rPr>
                <w:t>Name</w:t>
              </w:r>
            </w:ins>
          </w:p>
        </w:tc>
        <w:tc>
          <w:tcPr>
            <w:tcW w:w="3391" w:type="dxa"/>
          </w:tcPr>
          <w:p w:rsidR="00EE01CD" w:rsidRPr="006E5FF6" w:rsidRDefault="00EE01CD" w:rsidP="00284194">
            <w:pPr>
              <w:rPr>
                <w:ins w:id="176" w:author="Musavi, Hamid [USA]" w:date="2018-10-29T11:26:00Z"/>
                <w:b/>
              </w:rPr>
            </w:pPr>
            <w:ins w:id="177" w:author="Musavi, Hamid [USA]" w:date="2018-10-29T11:26:00Z">
              <w:r w:rsidRPr="006E5FF6">
                <w:rPr>
                  <w:b/>
                </w:rPr>
                <w:t>Type</w:t>
              </w:r>
            </w:ins>
          </w:p>
        </w:tc>
        <w:tc>
          <w:tcPr>
            <w:tcW w:w="4026" w:type="dxa"/>
          </w:tcPr>
          <w:p w:rsidR="00EE01CD" w:rsidRPr="006E5FF6" w:rsidRDefault="00EE01CD" w:rsidP="00284194">
            <w:pPr>
              <w:rPr>
                <w:ins w:id="178" w:author="Musavi, Hamid [USA]" w:date="2018-10-29T11:26:00Z"/>
                <w:b/>
              </w:rPr>
            </w:pPr>
            <w:ins w:id="179" w:author="Musavi, Hamid [USA]" w:date="2018-10-29T11:26:00Z">
              <w:r w:rsidRPr="006E5FF6">
                <w:rPr>
                  <w:b/>
                </w:rPr>
                <w:t>Description</w:t>
              </w:r>
            </w:ins>
          </w:p>
        </w:tc>
      </w:tr>
      <w:tr w:rsidR="00EE01CD" w:rsidRPr="003E745F" w:rsidTr="00041843">
        <w:trPr>
          <w:ins w:id="180" w:author="Musavi, Hamid [USA]" w:date="2018-10-29T11:26:00Z"/>
        </w:trPr>
        <w:tc>
          <w:tcPr>
            <w:tcW w:w="1933" w:type="dxa"/>
          </w:tcPr>
          <w:p w:rsidR="00EE01CD" w:rsidRPr="000D041D" w:rsidRDefault="00877C1A" w:rsidP="00284194">
            <w:pPr>
              <w:rPr>
                <w:ins w:id="181" w:author="Musavi, Hamid [USA]" w:date="2018-10-29T11:26:00Z"/>
                <w:rFonts w:ascii="Courier New" w:hAnsi="Courier New" w:cs="Courier New"/>
              </w:rPr>
            </w:pPr>
            <w:ins w:id="182" w:author="Musavi, Hamid [USA]" w:date="2018-10-29T18:41:00Z">
              <w:r w:rsidRPr="00877C1A">
                <w:rPr>
                  <w:rFonts w:ascii="Courier New" w:hAnsi="Courier New" w:cs="Courier New"/>
                </w:rPr>
                <w:t>deliverystart</w:t>
              </w:r>
            </w:ins>
          </w:p>
        </w:tc>
        <w:tc>
          <w:tcPr>
            <w:tcW w:w="3391" w:type="dxa"/>
          </w:tcPr>
          <w:p w:rsidR="00EE01CD" w:rsidRDefault="00877C1A" w:rsidP="00284194">
            <w:pPr>
              <w:rPr>
                <w:ins w:id="183" w:author="Musavi, Hamid [USA]" w:date="2018-10-29T11:26:00Z"/>
                <w:rFonts w:ascii="Courier New" w:hAnsi="Courier New" w:cs="Courier New"/>
              </w:rPr>
            </w:pPr>
            <w:ins w:id="184" w:author="Musavi, Hamid [USA]" w:date="2018-10-29T18:45:00Z">
              <w:r>
                <w:rPr>
                  <w:rFonts w:ascii="Courier New" w:hAnsi="Courier New" w:cs="Courier New"/>
                </w:rPr>
                <w:t>String</w:t>
              </w:r>
            </w:ins>
          </w:p>
        </w:tc>
        <w:tc>
          <w:tcPr>
            <w:tcW w:w="4026" w:type="dxa"/>
          </w:tcPr>
          <w:p w:rsidR="00EE01CD" w:rsidRPr="003E745F" w:rsidRDefault="00877C1A" w:rsidP="00877C1A">
            <w:pPr>
              <w:keepNext/>
              <w:rPr>
                <w:ins w:id="185" w:author="Musavi, Hamid [USA]" w:date="2018-10-29T11:26:00Z"/>
              </w:rPr>
            </w:pPr>
            <w:ins w:id="186" w:author="Musavi, Hamid [USA]" w:date="2018-10-29T18:43:00Z">
              <w:r>
                <w:t>Optional field, ISO string for message delivery start time. Identical to "deliverystart" field in SNMP for when RSU deposit not desired.</w:t>
              </w:r>
            </w:ins>
          </w:p>
        </w:tc>
      </w:tr>
      <w:tr w:rsidR="00EE01CD" w:rsidRPr="003E745F" w:rsidTr="00041843">
        <w:trPr>
          <w:ins w:id="187" w:author="Musavi, Hamid [USA]" w:date="2018-10-29T11:26:00Z"/>
        </w:trPr>
        <w:tc>
          <w:tcPr>
            <w:tcW w:w="1933" w:type="dxa"/>
          </w:tcPr>
          <w:p w:rsidR="00EE01CD" w:rsidRPr="003D1E97" w:rsidRDefault="00877C1A" w:rsidP="00284194">
            <w:pPr>
              <w:rPr>
                <w:ins w:id="188" w:author="Musavi, Hamid [USA]" w:date="2018-10-29T11:26:00Z"/>
                <w:rFonts w:ascii="Courier New" w:hAnsi="Courier New" w:cs="Courier New"/>
              </w:rPr>
            </w:pPr>
            <w:ins w:id="189" w:author="Musavi, Hamid [USA]" w:date="2018-10-29T18:41:00Z">
              <w:r w:rsidRPr="00877C1A">
                <w:rPr>
                  <w:rFonts w:ascii="Courier New" w:hAnsi="Courier New" w:cs="Courier New"/>
                </w:rPr>
                <w:t>deliverystop</w:t>
              </w:r>
            </w:ins>
          </w:p>
        </w:tc>
        <w:tc>
          <w:tcPr>
            <w:tcW w:w="3391" w:type="dxa"/>
          </w:tcPr>
          <w:p w:rsidR="00EE01CD" w:rsidDel="003D1E97" w:rsidRDefault="00877C1A" w:rsidP="00284194">
            <w:pPr>
              <w:rPr>
                <w:ins w:id="190" w:author="Musavi, Hamid [USA]" w:date="2018-10-29T11:26:00Z"/>
                <w:rFonts w:ascii="Courier New" w:hAnsi="Courier New" w:cs="Courier New"/>
              </w:rPr>
            </w:pPr>
            <w:ins w:id="191" w:author="Musavi, Hamid [USA]" w:date="2018-10-29T18:45:00Z">
              <w:r>
                <w:rPr>
                  <w:rFonts w:ascii="Courier New" w:hAnsi="Courier New" w:cs="Courier New"/>
                </w:rPr>
                <w:t>String</w:t>
              </w:r>
            </w:ins>
          </w:p>
        </w:tc>
        <w:tc>
          <w:tcPr>
            <w:tcW w:w="4026" w:type="dxa"/>
          </w:tcPr>
          <w:p w:rsidR="00EE01CD" w:rsidDel="003D1E97" w:rsidRDefault="00877C1A" w:rsidP="00877C1A">
            <w:pPr>
              <w:keepNext/>
              <w:rPr>
                <w:ins w:id="192" w:author="Musavi, Hamid [USA]" w:date="2018-10-29T11:26:00Z"/>
              </w:rPr>
            </w:pPr>
            <w:ins w:id="193" w:author="Musavi, Hamid [USA]" w:date="2018-10-29T18:43:00Z">
              <w:r>
                <w:t>Optional field, ISO string for message delivery stop time. Identical to "deliverystop" field in SNMP for when RSU deposit not desired.</w:t>
              </w:r>
            </w:ins>
          </w:p>
        </w:tc>
      </w:tr>
      <w:tr w:rsidR="00EE01CD" w:rsidRPr="003E745F" w:rsidTr="00041843">
        <w:trPr>
          <w:ins w:id="194" w:author="Musavi, Hamid [USA]" w:date="2018-10-29T11:26:00Z"/>
        </w:trPr>
        <w:tc>
          <w:tcPr>
            <w:tcW w:w="1933" w:type="dxa"/>
          </w:tcPr>
          <w:p w:rsidR="00EE01CD" w:rsidRDefault="00877C1A" w:rsidP="00284194">
            <w:pPr>
              <w:rPr>
                <w:ins w:id="195" w:author="Musavi, Hamid [USA]" w:date="2018-10-29T11:26:00Z"/>
                <w:rFonts w:ascii="Courier New" w:hAnsi="Courier New" w:cs="Courier New"/>
              </w:rPr>
            </w:pPr>
            <w:ins w:id="196" w:author="Musavi, Hamid [USA]" w:date="2018-10-29T18:41:00Z">
              <w:r w:rsidRPr="00877C1A">
                <w:rPr>
                  <w:rFonts w:ascii="Courier New" w:hAnsi="Courier New" w:cs="Courier New"/>
                </w:rPr>
                <w:t>groupID</w:t>
              </w:r>
            </w:ins>
          </w:p>
        </w:tc>
        <w:tc>
          <w:tcPr>
            <w:tcW w:w="3391" w:type="dxa"/>
          </w:tcPr>
          <w:p w:rsidR="00EE01CD" w:rsidRDefault="00877C1A" w:rsidP="00284194">
            <w:pPr>
              <w:rPr>
                <w:ins w:id="197" w:author="Musavi, Hamid [USA]" w:date="2018-10-29T11:26:00Z"/>
                <w:rFonts w:ascii="Courier New" w:hAnsi="Courier New" w:cs="Courier New"/>
              </w:rPr>
            </w:pPr>
            <w:ins w:id="198" w:author="Musavi, Hamid [USA]" w:date="2018-10-29T18:48:00Z">
              <w:r>
                <w:rPr>
                  <w:rFonts w:ascii="Courier New" w:hAnsi="Courier New" w:cs="Courier New"/>
                </w:rPr>
                <w:t>String</w:t>
              </w:r>
            </w:ins>
          </w:p>
        </w:tc>
        <w:tc>
          <w:tcPr>
            <w:tcW w:w="4026" w:type="dxa"/>
          </w:tcPr>
          <w:p w:rsidR="00EE01CD" w:rsidRDefault="00877C1A" w:rsidP="00877C1A">
            <w:pPr>
              <w:keepNext/>
              <w:rPr>
                <w:ins w:id="199" w:author="Musavi, Hamid [USA]" w:date="2018-10-29T11:26:00Z"/>
              </w:rPr>
            </w:pPr>
            <w:ins w:id="200" w:author="Musavi, Hamid [USA]" w:date="2018-10-29T18:43:00Z">
              <w:r>
                <w:t>Eight-digit hex code of the groupID to use, for example "A123B456".</w:t>
              </w:r>
            </w:ins>
            <w:ins w:id="201" w:author="Musavi, Hamid [USA]" w:date="2018-10-29T18:44:00Z">
              <w:r>
                <w:t xml:space="preserve"> </w:t>
              </w:r>
            </w:ins>
            <w:ins w:id="202" w:author="Musavi, Hamid [USA]" w:date="2018-10-29T18:43:00Z">
              <w:r>
                <w:t>GroupID is a DSRC.TemporaryID used for message identification.</w:t>
              </w:r>
            </w:ins>
          </w:p>
        </w:tc>
      </w:tr>
      <w:tr w:rsidR="00EE01CD" w:rsidRPr="003E745F" w:rsidTr="00041843">
        <w:trPr>
          <w:ins w:id="203" w:author="Musavi, Hamid [USA]" w:date="2018-10-29T11:26:00Z"/>
        </w:trPr>
        <w:tc>
          <w:tcPr>
            <w:tcW w:w="1933" w:type="dxa"/>
          </w:tcPr>
          <w:p w:rsidR="00EE01CD" w:rsidRPr="00CD6460" w:rsidRDefault="00877C1A" w:rsidP="00284194">
            <w:pPr>
              <w:rPr>
                <w:ins w:id="204" w:author="Musavi, Hamid [USA]" w:date="2018-10-29T11:26:00Z"/>
                <w:rFonts w:ascii="Courier New" w:hAnsi="Courier New" w:cs="Courier New"/>
              </w:rPr>
            </w:pPr>
            <w:ins w:id="205" w:author="Musavi, Hamid [USA]" w:date="2018-10-29T18:41:00Z">
              <w:r w:rsidRPr="00877C1A">
                <w:rPr>
                  <w:rFonts w:ascii="Courier New" w:hAnsi="Courier New" w:cs="Courier New"/>
                </w:rPr>
                <w:t>recordID</w:t>
              </w:r>
            </w:ins>
          </w:p>
        </w:tc>
        <w:tc>
          <w:tcPr>
            <w:tcW w:w="3391" w:type="dxa"/>
          </w:tcPr>
          <w:p w:rsidR="00EE01CD" w:rsidRPr="00CD6460" w:rsidRDefault="00877C1A" w:rsidP="00284194">
            <w:pPr>
              <w:rPr>
                <w:ins w:id="206" w:author="Musavi, Hamid [USA]" w:date="2018-10-29T11:26:00Z"/>
                <w:rFonts w:ascii="Courier New" w:hAnsi="Courier New" w:cs="Courier New"/>
              </w:rPr>
            </w:pPr>
            <w:ins w:id="207" w:author="Musavi, Hamid [USA]" w:date="2018-10-29T18:48:00Z">
              <w:r>
                <w:rPr>
                  <w:rFonts w:ascii="Courier New" w:hAnsi="Courier New" w:cs="Courier New"/>
                </w:rPr>
                <w:t>String</w:t>
              </w:r>
            </w:ins>
          </w:p>
        </w:tc>
        <w:tc>
          <w:tcPr>
            <w:tcW w:w="4026" w:type="dxa"/>
          </w:tcPr>
          <w:p w:rsidR="00EE01CD" w:rsidRDefault="00877C1A" w:rsidP="00877C1A">
            <w:pPr>
              <w:keepNext/>
              <w:rPr>
                <w:ins w:id="208" w:author="Musavi, Hamid [USA]" w:date="2018-10-29T11:26:00Z"/>
              </w:rPr>
            </w:pPr>
            <w:ins w:id="209" w:author="Musavi, Hamid [USA]" w:date="2018-10-29T18:44:00Z">
              <w:r>
                <w:t>Eight-digit hex code of the recordID to use, for example "A123B456". RecordID is a DSRC.TemporaryID used for message identification.</w:t>
              </w:r>
            </w:ins>
          </w:p>
        </w:tc>
      </w:tr>
      <w:tr w:rsidR="00877C1A" w:rsidRPr="003E745F" w:rsidTr="00877C1A">
        <w:trPr>
          <w:ins w:id="210" w:author="Musavi, Hamid [USA]" w:date="2018-10-29T18:42:00Z"/>
        </w:trPr>
        <w:tc>
          <w:tcPr>
            <w:tcW w:w="1933" w:type="dxa"/>
          </w:tcPr>
          <w:p w:rsidR="00877C1A" w:rsidRPr="00877C1A" w:rsidRDefault="00877C1A" w:rsidP="00284194">
            <w:pPr>
              <w:rPr>
                <w:ins w:id="211" w:author="Musavi, Hamid [USA]" w:date="2018-10-29T18:42:00Z"/>
                <w:rFonts w:ascii="Courier New" w:hAnsi="Courier New" w:cs="Courier New"/>
              </w:rPr>
            </w:pPr>
            <w:ins w:id="212" w:author="Musavi, Hamid [USA]" w:date="2018-10-29T18:42:00Z">
              <w:r w:rsidRPr="00877C1A">
                <w:rPr>
                  <w:rFonts w:ascii="Courier New" w:hAnsi="Courier New" w:cs="Courier New"/>
                </w:rPr>
                <w:t>serviceRegion</w:t>
              </w:r>
            </w:ins>
          </w:p>
        </w:tc>
        <w:tc>
          <w:tcPr>
            <w:tcW w:w="3391" w:type="dxa"/>
          </w:tcPr>
          <w:p w:rsidR="00877C1A" w:rsidRPr="00CD6460" w:rsidRDefault="00041843" w:rsidP="00284194">
            <w:pPr>
              <w:rPr>
                <w:ins w:id="213" w:author="Musavi, Hamid [USA]" w:date="2018-10-29T18:42:00Z"/>
                <w:rFonts w:ascii="Courier New" w:hAnsi="Courier New" w:cs="Courier New"/>
              </w:rPr>
            </w:pPr>
            <w:ins w:id="214" w:author="Musavi, Hamid [USA]" w:date="2018-10-29T18:50:00Z">
              <w:r>
                <w:rPr>
                  <w:rFonts w:ascii="Courier New" w:hAnsi="Courier New" w:cs="Courier New"/>
                </w:rPr>
                <w:fldChar w:fldCharType="begin"/>
              </w:r>
              <w:r>
                <w:rPr>
                  <w:rFonts w:ascii="Courier New" w:hAnsi="Courier New" w:cs="Courier New"/>
                </w:rPr>
                <w:instrText xml:space="preserve"> HYPERLINK  \l "_ServiceRegion" </w:instrText>
              </w:r>
              <w:r>
                <w:rPr>
                  <w:rFonts w:ascii="Courier New" w:hAnsi="Courier New" w:cs="Courier New"/>
                </w:rPr>
                <w:fldChar w:fldCharType="separate"/>
              </w:r>
              <w:r w:rsidRPr="00041843">
                <w:rPr>
                  <w:rStyle w:val="Hyperlink"/>
                  <w:rFonts w:ascii="Courier New" w:hAnsi="Courier New" w:cs="Courier New"/>
                </w:rPr>
                <w:t>ServiceRegion</w:t>
              </w:r>
              <w:r>
                <w:rPr>
                  <w:rFonts w:ascii="Courier New" w:hAnsi="Courier New" w:cs="Courier New"/>
                </w:rPr>
                <w:fldChar w:fldCharType="end"/>
              </w:r>
            </w:ins>
          </w:p>
        </w:tc>
        <w:tc>
          <w:tcPr>
            <w:tcW w:w="4026" w:type="dxa"/>
          </w:tcPr>
          <w:p w:rsidR="00877C1A" w:rsidRDefault="00877C1A" w:rsidP="00284194">
            <w:pPr>
              <w:keepNext/>
              <w:rPr>
                <w:ins w:id="215" w:author="Musavi, Hamid [USA]" w:date="2018-10-29T18:42:00Z"/>
              </w:rPr>
            </w:pPr>
            <w:ins w:id="216" w:author="Musavi, Hamid [USA]" w:date="2018-10-29T18:44:00Z">
              <w:r>
                <w:t>Region to which this message is broadcast.</w:t>
              </w:r>
            </w:ins>
          </w:p>
        </w:tc>
      </w:tr>
      <w:tr w:rsidR="00877C1A" w:rsidRPr="003E745F" w:rsidTr="00041843">
        <w:trPr>
          <w:ins w:id="217" w:author="Musavi, Hamid [USA]" w:date="2018-10-29T18:41:00Z"/>
        </w:trPr>
        <w:tc>
          <w:tcPr>
            <w:tcW w:w="1933" w:type="dxa"/>
          </w:tcPr>
          <w:p w:rsidR="00877C1A" w:rsidRPr="00877C1A" w:rsidRDefault="00877C1A" w:rsidP="00284194">
            <w:pPr>
              <w:rPr>
                <w:ins w:id="218" w:author="Musavi, Hamid [USA]" w:date="2018-10-29T18:41:00Z"/>
                <w:rFonts w:ascii="Courier New" w:hAnsi="Courier New" w:cs="Courier New"/>
              </w:rPr>
            </w:pPr>
            <w:ins w:id="219" w:author="Musavi, Hamid [USA]" w:date="2018-10-29T18:41:00Z">
              <w:r w:rsidRPr="00877C1A">
                <w:rPr>
                  <w:rFonts w:ascii="Courier New" w:hAnsi="Courier New" w:cs="Courier New"/>
                </w:rPr>
                <w:t>ttl</w:t>
              </w:r>
            </w:ins>
          </w:p>
        </w:tc>
        <w:tc>
          <w:tcPr>
            <w:tcW w:w="3391" w:type="dxa"/>
          </w:tcPr>
          <w:p w:rsidR="00877C1A" w:rsidRPr="00CD6460" w:rsidRDefault="00041843" w:rsidP="00284194">
            <w:pPr>
              <w:rPr>
                <w:ins w:id="220" w:author="Musavi, Hamid [USA]" w:date="2018-10-29T18:41:00Z"/>
                <w:rFonts w:ascii="Courier New" w:hAnsi="Courier New" w:cs="Courier New"/>
              </w:rPr>
            </w:pPr>
            <w:ins w:id="221" w:author="Musavi, Hamid [USA]" w:date="2018-10-29T18:52:00Z">
              <w:r>
                <w:rPr>
                  <w:rFonts w:ascii="Courier New" w:hAnsi="Courier New" w:cs="Courier New"/>
                </w:rPr>
                <w:t>enumString</w:t>
              </w:r>
            </w:ins>
          </w:p>
        </w:tc>
        <w:tc>
          <w:tcPr>
            <w:tcW w:w="4026" w:type="dxa"/>
          </w:tcPr>
          <w:p w:rsidR="00041843" w:rsidRDefault="00877C1A" w:rsidP="00041843">
            <w:pPr>
              <w:keepNext/>
              <w:rPr>
                <w:ins w:id="222" w:author="Musavi, Hamid [USA]" w:date="2018-10-29T18:52:00Z"/>
              </w:rPr>
            </w:pPr>
            <w:ins w:id="223" w:author="Musavi, Hamid [USA]" w:date="2018-10-29T18:44:00Z">
              <w:r w:rsidRPr="00877C1A">
                <w:t>Message time to live.</w:t>
              </w:r>
            </w:ins>
            <w:ins w:id="224" w:author="Musavi, Hamid [USA]" w:date="2018-10-29T18:52:00Z">
              <w:r w:rsidR="00041843">
                <w:t xml:space="preserve"> One of {</w:t>
              </w:r>
            </w:ins>
          </w:p>
          <w:p w:rsidR="00041843" w:rsidRDefault="00041843" w:rsidP="00041843">
            <w:pPr>
              <w:keepNext/>
              <w:rPr>
                <w:ins w:id="225" w:author="Musavi, Hamid [USA]" w:date="2018-10-29T18:52:00Z"/>
              </w:rPr>
            </w:pPr>
            <w:ins w:id="226" w:author="Musavi, Hamid [USA]" w:date="2018-10-29T18:52:00Z">
              <w:r>
                <w:t xml:space="preserve">         oneminute, </w:t>
              </w:r>
            </w:ins>
          </w:p>
          <w:p w:rsidR="00041843" w:rsidRDefault="00041843" w:rsidP="00041843">
            <w:pPr>
              <w:keepNext/>
              <w:rPr>
                <w:ins w:id="227" w:author="Musavi, Hamid [USA]" w:date="2018-10-29T18:52:00Z"/>
              </w:rPr>
            </w:pPr>
            <w:ins w:id="228" w:author="Musavi, Hamid [USA]" w:date="2018-10-29T18:52:00Z">
              <w:r>
                <w:t xml:space="preserve">         thirtyminutes, </w:t>
              </w:r>
            </w:ins>
          </w:p>
          <w:p w:rsidR="00041843" w:rsidRDefault="00041843" w:rsidP="00041843">
            <w:pPr>
              <w:keepNext/>
              <w:rPr>
                <w:ins w:id="229" w:author="Musavi, Hamid [USA]" w:date="2018-10-29T18:52:00Z"/>
              </w:rPr>
            </w:pPr>
            <w:ins w:id="230" w:author="Musavi, Hamid [USA]" w:date="2018-10-29T18:52:00Z">
              <w:r>
                <w:t xml:space="preserve">         oneday, </w:t>
              </w:r>
            </w:ins>
          </w:p>
          <w:p w:rsidR="00041843" w:rsidRDefault="00041843" w:rsidP="00041843">
            <w:pPr>
              <w:keepNext/>
              <w:rPr>
                <w:ins w:id="231" w:author="Musavi, Hamid [USA]" w:date="2018-10-29T18:52:00Z"/>
              </w:rPr>
            </w:pPr>
            <w:ins w:id="232" w:author="Musavi, Hamid [USA]" w:date="2018-10-29T18:52:00Z">
              <w:r>
                <w:t xml:space="preserve">         oneweek, </w:t>
              </w:r>
            </w:ins>
          </w:p>
          <w:p w:rsidR="00041843" w:rsidRDefault="00041843" w:rsidP="00041843">
            <w:pPr>
              <w:keepNext/>
              <w:rPr>
                <w:ins w:id="233" w:author="Musavi, Hamid [USA]" w:date="2018-10-29T18:52:00Z"/>
              </w:rPr>
            </w:pPr>
            <w:ins w:id="234" w:author="Musavi, Hamid [USA]" w:date="2018-10-29T18:52:00Z">
              <w:r>
                <w:t xml:space="preserve">         onemonth, </w:t>
              </w:r>
            </w:ins>
          </w:p>
          <w:p w:rsidR="00041843" w:rsidRDefault="00041843" w:rsidP="00041843">
            <w:pPr>
              <w:keepNext/>
              <w:rPr>
                <w:ins w:id="235" w:author="Musavi, Hamid [USA]" w:date="2018-10-29T18:52:00Z"/>
              </w:rPr>
            </w:pPr>
            <w:ins w:id="236" w:author="Musavi, Hamid [USA]" w:date="2018-10-29T18:52:00Z">
              <w:r>
                <w:t xml:space="preserve">         oneyear</w:t>
              </w:r>
            </w:ins>
          </w:p>
          <w:p w:rsidR="00877C1A" w:rsidRDefault="00041843" w:rsidP="00041843">
            <w:pPr>
              <w:keepNext/>
              <w:rPr>
                <w:ins w:id="237" w:author="Musavi, Hamid [USA]" w:date="2018-10-29T18:41:00Z"/>
              </w:rPr>
            </w:pPr>
            <w:ins w:id="238" w:author="Musavi, Hamid [USA]" w:date="2018-10-29T18:52:00Z">
              <w:r>
                <w:t xml:space="preserve">      }</w:t>
              </w:r>
            </w:ins>
          </w:p>
        </w:tc>
      </w:tr>
    </w:tbl>
    <w:p w:rsidR="00EE01CD" w:rsidRDefault="00EE01CD" w:rsidP="00332E8E">
      <w:pPr>
        <w:rPr>
          <w:ins w:id="239" w:author="Musavi, Hamid [USA]" w:date="2018-10-29T10:56:00Z"/>
        </w:rPr>
      </w:pPr>
    </w:p>
    <w:p w:rsidR="00332E8E" w:rsidRPr="00CD6460" w:rsidRDefault="00CD6460" w:rsidP="00332E8E">
      <w:pPr>
        <w:pStyle w:val="Heading3"/>
        <w:rPr>
          <w:ins w:id="240" w:author="Musavi, Hamid [USA]" w:date="2018-10-29T11:21:00Z"/>
        </w:rPr>
      </w:pPr>
      <w:bookmarkStart w:id="241" w:name="_RoadSideUnit.RSU"/>
      <w:bookmarkEnd w:id="241"/>
      <w:ins w:id="242" w:author="Musavi, Hamid [USA]" w:date="2018-10-29T11:21:00Z">
        <w:r w:rsidRPr="00CD6460">
          <w:t>RoadSideUnit.RSU</w:t>
        </w:r>
      </w:ins>
    </w:p>
    <w:p w:rsidR="00CD6460" w:rsidRDefault="00EE01CD" w:rsidP="00CD6460">
      <w:pPr>
        <w:rPr>
          <w:ins w:id="243" w:author="Musavi, Hamid [USA]" w:date="2018-10-29T11:26:00Z"/>
        </w:rPr>
      </w:pPr>
      <w:ins w:id="244" w:author="Musavi, Hamid [USA]" w:date="2018-10-29T11:26:00Z">
        <w:r w:rsidRPr="00EE01CD">
          <w:t>The data structure contains parameters provided by the requester and used by the ODE to send messages the Roadside Units.</w:t>
        </w:r>
      </w:ins>
    </w:p>
    <w:tbl>
      <w:tblPr>
        <w:tblStyle w:val="TableGrid"/>
        <w:tblW w:w="0" w:type="auto"/>
        <w:tblLook w:val="04A0" w:firstRow="1" w:lastRow="0" w:firstColumn="1" w:lastColumn="0" w:noHBand="0" w:noVBand="1"/>
      </w:tblPr>
      <w:tblGrid>
        <w:gridCol w:w="1669"/>
        <w:gridCol w:w="3531"/>
        <w:gridCol w:w="4150"/>
      </w:tblGrid>
      <w:tr w:rsidR="00EE01CD" w:rsidRPr="006E5FF6" w:rsidTr="00D51A7C">
        <w:trPr>
          <w:ins w:id="245" w:author="Musavi, Hamid [USA]" w:date="2018-10-29T11:26:00Z"/>
        </w:trPr>
        <w:tc>
          <w:tcPr>
            <w:tcW w:w="1669" w:type="dxa"/>
          </w:tcPr>
          <w:p w:rsidR="00EE01CD" w:rsidRPr="006E5FF6" w:rsidRDefault="00EE01CD" w:rsidP="00284194">
            <w:pPr>
              <w:rPr>
                <w:ins w:id="246" w:author="Musavi, Hamid [USA]" w:date="2018-10-29T11:26:00Z"/>
                <w:b/>
              </w:rPr>
            </w:pPr>
            <w:ins w:id="247" w:author="Musavi, Hamid [USA]" w:date="2018-10-29T11:26:00Z">
              <w:r w:rsidRPr="006E5FF6">
                <w:rPr>
                  <w:b/>
                </w:rPr>
                <w:t>Name</w:t>
              </w:r>
            </w:ins>
          </w:p>
        </w:tc>
        <w:tc>
          <w:tcPr>
            <w:tcW w:w="3531" w:type="dxa"/>
          </w:tcPr>
          <w:p w:rsidR="00EE01CD" w:rsidRPr="006E5FF6" w:rsidRDefault="00EE01CD" w:rsidP="00284194">
            <w:pPr>
              <w:rPr>
                <w:ins w:id="248" w:author="Musavi, Hamid [USA]" w:date="2018-10-29T11:26:00Z"/>
                <w:b/>
              </w:rPr>
            </w:pPr>
            <w:ins w:id="249" w:author="Musavi, Hamid [USA]" w:date="2018-10-29T11:26:00Z">
              <w:r w:rsidRPr="006E5FF6">
                <w:rPr>
                  <w:b/>
                </w:rPr>
                <w:t>Type</w:t>
              </w:r>
            </w:ins>
          </w:p>
        </w:tc>
        <w:tc>
          <w:tcPr>
            <w:tcW w:w="4150" w:type="dxa"/>
          </w:tcPr>
          <w:p w:rsidR="00EE01CD" w:rsidRPr="006E5FF6" w:rsidRDefault="00EE01CD" w:rsidP="00284194">
            <w:pPr>
              <w:rPr>
                <w:ins w:id="250" w:author="Musavi, Hamid [USA]" w:date="2018-10-29T11:26:00Z"/>
                <w:b/>
              </w:rPr>
            </w:pPr>
            <w:ins w:id="251" w:author="Musavi, Hamid [USA]" w:date="2018-10-29T11:26:00Z">
              <w:r w:rsidRPr="006E5FF6">
                <w:rPr>
                  <w:b/>
                </w:rPr>
                <w:t>Description</w:t>
              </w:r>
            </w:ins>
          </w:p>
        </w:tc>
      </w:tr>
      <w:tr w:rsidR="00D51A7C" w:rsidRPr="003E745F" w:rsidTr="00D51A7C">
        <w:trPr>
          <w:ins w:id="252" w:author="Musavi, Hamid [USA]" w:date="2018-10-29T11:26:00Z"/>
        </w:trPr>
        <w:tc>
          <w:tcPr>
            <w:tcW w:w="1669" w:type="dxa"/>
          </w:tcPr>
          <w:p w:rsidR="00D51A7C" w:rsidRDefault="00D51A7C" w:rsidP="00D51A7C">
            <w:pPr>
              <w:rPr>
                <w:ins w:id="253" w:author="Musavi, Hamid [USA]" w:date="2018-10-29T11:26:00Z"/>
                <w:rFonts w:ascii="Courier New" w:hAnsi="Courier New" w:cs="Courier New"/>
              </w:rPr>
            </w:pPr>
            <w:ins w:id="254" w:author="Musavi, Hamid [USA]" w:date="2018-10-29T18:53:00Z">
              <w:r w:rsidRPr="00D51A7C">
                <w:rPr>
                  <w:rFonts w:ascii="Courier New" w:hAnsi="Courier New" w:cs="Courier New"/>
                </w:rPr>
                <w:t>rsuPassword</w:t>
              </w:r>
            </w:ins>
          </w:p>
        </w:tc>
        <w:tc>
          <w:tcPr>
            <w:tcW w:w="3531" w:type="dxa"/>
          </w:tcPr>
          <w:p w:rsidR="00D51A7C" w:rsidRDefault="00D51A7C" w:rsidP="00D51A7C">
            <w:pPr>
              <w:rPr>
                <w:ins w:id="255" w:author="Musavi, Hamid [USA]" w:date="2018-10-29T11:26:00Z"/>
                <w:rFonts w:ascii="Courier New" w:hAnsi="Courier New" w:cs="Courier New"/>
              </w:rPr>
            </w:pPr>
            <w:ins w:id="256" w:author="Musavi, Hamid [USA]" w:date="2018-10-29T18:53:00Z">
              <w:r w:rsidRPr="00D51A7C">
                <w:rPr>
                  <w:rFonts w:ascii="Courier New" w:hAnsi="Courier New" w:cs="Courier New"/>
                </w:rPr>
                <w:t>String</w:t>
              </w:r>
            </w:ins>
          </w:p>
        </w:tc>
        <w:tc>
          <w:tcPr>
            <w:tcW w:w="4150" w:type="dxa"/>
          </w:tcPr>
          <w:p w:rsidR="00D51A7C" w:rsidRDefault="00D51A7C" w:rsidP="00D51A7C">
            <w:pPr>
              <w:keepNext/>
              <w:rPr>
                <w:ins w:id="257" w:author="Musavi, Hamid [USA]" w:date="2018-10-29T11:26:00Z"/>
              </w:rPr>
            </w:pPr>
            <w:ins w:id="258" w:author="Musavi, Hamid [USA]" w:date="2018-10-29T18:54:00Z">
              <w:r w:rsidRPr="00D51A7C">
                <w:t>SNMP password</w:t>
              </w:r>
            </w:ins>
          </w:p>
        </w:tc>
      </w:tr>
      <w:tr w:rsidR="00D51A7C" w:rsidRPr="003E745F" w:rsidTr="00D51A7C">
        <w:trPr>
          <w:ins w:id="259" w:author="Musavi, Hamid [USA]" w:date="2018-10-29T11:26:00Z"/>
        </w:trPr>
        <w:tc>
          <w:tcPr>
            <w:tcW w:w="1669" w:type="dxa"/>
          </w:tcPr>
          <w:p w:rsidR="00D51A7C" w:rsidRPr="00CD6460" w:rsidRDefault="00D51A7C" w:rsidP="00D51A7C">
            <w:pPr>
              <w:rPr>
                <w:ins w:id="260" w:author="Musavi, Hamid [USA]" w:date="2018-10-29T11:26:00Z"/>
                <w:rFonts w:ascii="Courier New" w:hAnsi="Courier New" w:cs="Courier New"/>
              </w:rPr>
            </w:pPr>
            <w:ins w:id="261" w:author="Musavi, Hamid [USA]" w:date="2018-10-29T18:53:00Z">
              <w:r w:rsidRPr="00D51A7C">
                <w:rPr>
                  <w:rFonts w:ascii="Courier New" w:hAnsi="Courier New" w:cs="Courier New"/>
                </w:rPr>
                <w:t>rsuRetries</w:t>
              </w:r>
            </w:ins>
          </w:p>
        </w:tc>
        <w:tc>
          <w:tcPr>
            <w:tcW w:w="3531" w:type="dxa"/>
          </w:tcPr>
          <w:p w:rsidR="00D51A7C" w:rsidRPr="00CD6460" w:rsidRDefault="00D51A7C" w:rsidP="00D51A7C">
            <w:pPr>
              <w:rPr>
                <w:ins w:id="262" w:author="Musavi, Hamid [USA]" w:date="2018-10-29T11:26:00Z"/>
                <w:rFonts w:ascii="Courier New" w:hAnsi="Courier New" w:cs="Courier New"/>
              </w:rPr>
            </w:pPr>
            <w:ins w:id="263" w:author="Musavi, Hamid [USA]" w:date="2018-10-29T18:54:00Z">
              <w:r>
                <w:rPr>
                  <w:rFonts w:ascii="Courier New" w:hAnsi="Courier New" w:cs="Courier New"/>
                </w:rPr>
                <w:t>Integer</w:t>
              </w:r>
            </w:ins>
          </w:p>
        </w:tc>
        <w:tc>
          <w:tcPr>
            <w:tcW w:w="4150" w:type="dxa"/>
          </w:tcPr>
          <w:p w:rsidR="00D51A7C" w:rsidRDefault="00D51A7C" w:rsidP="00D51A7C">
            <w:pPr>
              <w:keepNext/>
              <w:rPr>
                <w:ins w:id="264" w:author="Musavi, Hamid [USA]" w:date="2018-10-29T11:26:00Z"/>
              </w:rPr>
            </w:pPr>
            <w:ins w:id="265" w:author="Musavi, Hamid [USA]" w:date="2018-10-29T18:54:00Z">
              <w:r w:rsidRPr="00D51A7C">
                <w:t>Number of retries upon message send failure</w:t>
              </w:r>
            </w:ins>
          </w:p>
        </w:tc>
      </w:tr>
      <w:tr w:rsidR="00D51A7C" w:rsidRPr="003E745F" w:rsidTr="00284194">
        <w:trPr>
          <w:ins w:id="266" w:author="Musavi, Hamid [USA]" w:date="2018-10-29T18:55:00Z"/>
        </w:trPr>
        <w:tc>
          <w:tcPr>
            <w:tcW w:w="1669" w:type="dxa"/>
          </w:tcPr>
          <w:p w:rsidR="00D51A7C" w:rsidRPr="000D041D" w:rsidRDefault="00D51A7C" w:rsidP="00284194">
            <w:pPr>
              <w:rPr>
                <w:ins w:id="267" w:author="Musavi, Hamid [USA]" w:date="2018-10-29T18:55:00Z"/>
                <w:rFonts w:ascii="Courier New" w:hAnsi="Courier New" w:cs="Courier New"/>
              </w:rPr>
            </w:pPr>
            <w:ins w:id="268" w:author="Musavi, Hamid [USA]" w:date="2018-10-29T18:55:00Z">
              <w:r w:rsidRPr="00D51A7C">
                <w:rPr>
                  <w:rFonts w:ascii="Courier New" w:hAnsi="Courier New" w:cs="Courier New"/>
                </w:rPr>
                <w:t>rsuTarget</w:t>
              </w:r>
            </w:ins>
          </w:p>
        </w:tc>
        <w:tc>
          <w:tcPr>
            <w:tcW w:w="3531" w:type="dxa"/>
          </w:tcPr>
          <w:p w:rsidR="00D51A7C" w:rsidRDefault="00D51A7C" w:rsidP="00284194">
            <w:pPr>
              <w:rPr>
                <w:ins w:id="269" w:author="Musavi, Hamid [USA]" w:date="2018-10-29T18:55:00Z"/>
                <w:rFonts w:ascii="Courier New" w:hAnsi="Courier New" w:cs="Courier New"/>
              </w:rPr>
            </w:pPr>
            <w:ins w:id="270" w:author="Musavi, Hamid [USA]" w:date="2018-10-29T18:55:00Z">
              <w:r w:rsidRPr="00D51A7C">
                <w:rPr>
                  <w:rFonts w:ascii="Courier New" w:hAnsi="Courier New" w:cs="Courier New"/>
                </w:rPr>
                <w:t>String</w:t>
              </w:r>
            </w:ins>
          </w:p>
        </w:tc>
        <w:tc>
          <w:tcPr>
            <w:tcW w:w="4150" w:type="dxa"/>
          </w:tcPr>
          <w:p w:rsidR="00D51A7C" w:rsidRPr="003E745F" w:rsidRDefault="00D51A7C" w:rsidP="00284194">
            <w:pPr>
              <w:keepNext/>
              <w:rPr>
                <w:ins w:id="271" w:author="Musavi, Hamid [USA]" w:date="2018-10-29T18:55:00Z"/>
              </w:rPr>
            </w:pPr>
            <w:ins w:id="272" w:author="Musavi, Hamid [USA]" w:date="2018-10-29T18:55:00Z">
              <w:r w:rsidRPr="00D51A7C">
                <w:t>IPv4 address of RSU</w:t>
              </w:r>
            </w:ins>
          </w:p>
        </w:tc>
      </w:tr>
      <w:tr w:rsidR="00D51A7C" w:rsidRPr="003E745F" w:rsidTr="00D51A7C">
        <w:trPr>
          <w:ins w:id="273" w:author="Musavi, Hamid [USA]" w:date="2018-10-29T18:53:00Z"/>
        </w:trPr>
        <w:tc>
          <w:tcPr>
            <w:tcW w:w="1669" w:type="dxa"/>
          </w:tcPr>
          <w:p w:rsidR="00D51A7C" w:rsidRPr="00D51A7C" w:rsidRDefault="00D51A7C" w:rsidP="00284194">
            <w:pPr>
              <w:rPr>
                <w:ins w:id="274" w:author="Musavi, Hamid [USA]" w:date="2018-10-29T18:53:00Z"/>
                <w:rFonts w:ascii="Courier New" w:hAnsi="Courier New" w:cs="Courier New"/>
              </w:rPr>
            </w:pPr>
            <w:ins w:id="275" w:author="Musavi, Hamid [USA]" w:date="2018-10-29T18:53:00Z">
              <w:r w:rsidRPr="00D51A7C">
                <w:rPr>
                  <w:rFonts w:ascii="Courier New" w:hAnsi="Courier New" w:cs="Courier New"/>
                </w:rPr>
                <w:lastRenderedPageBreak/>
                <w:t>rsuTimeout</w:t>
              </w:r>
            </w:ins>
          </w:p>
        </w:tc>
        <w:tc>
          <w:tcPr>
            <w:tcW w:w="3531" w:type="dxa"/>
          </w:tcPr>
          <w:p w:rsidR="00D51A7C" w:rsidRPr="00CD6460" w:rsidRDefault="00D51A7C" w:rsidP="00284194">
            <w:pPr>
              <w:rPr>
                <w:ins w:id="276" w:author="Musavi, Hamid [USA]" w:date="2018-10-29T18:53:00Z"/>
                <w:rFonts w:ascii="Courier New" w:hAnsi="Courier New" w:cs="Courier New"/>
              </w:rPr>
            </w:pPr>
            <w:ins w:id="277" w:author="Musavi, Hamid [USA]" w:date="2018-10-29T18:54:00Z">
              <w:r>
                <w:rPr>
                  <w:rFonts w:ascii="Courier New" w:hAnsi="Courier New" w:cs="Courier New"/>
                </w:rPr>
                <w:t>Integer</w:t>
              </w:r>
            </w:ins>
          </w:p>
        </w:tc>
        <w:tc>
          <w:tcPr>
            <w:tcW w:w="4150" w:type="dxa"/>
          </w:tcPr>
          <w:p w:rsidR="00D51A7C" w:rsidRDefault="00D51A7C" w:rsidP="00284194">
            <w:pPr>
              <w:keepNext/>
              <w:rPr>
                <w:ins w:id="278" w:author="Musavi, Hamid [USA]" w:date="2018-10-29T18:53:00Z"/>
              </w:rPr>
            </w:pPr>
            <w:ins w:id="279" w:author="Musavi, Hamid [USA]" w:date="2018-10-29T18:54:00Z">
              <w:r w:rsidRPr="00D51A7C">
                <w:t>Timeout measured in milliseconds</w:t>
              </w:r>
            </w:ins>
          </w:p>
        </w:tc>
      </w:tr>
      <w:tr w:rsidR="00D51A7C" w:rsidRPr="003E745F" w:rsidTr="00284194">
        <w:trPr>
          <w:ins w:id="280" w:author="Musavi, Hamid [USA]" w:date="2018-10-29T18:55:00Z"/>
        </w:trPr>
        <w:tc>
          <w:tcPr>
            <w:tcW w:w="1669" w:type="dxa"/>
          </w:tcPr>
          <w:p w:rsidR="00D51A7C" w:rsidRPr="003D1E97" w:rsidRDefault="00D51A7C" w:rsidP="00284194">
            <w:pPr>
              <w:rPr>
                <w:ins w:id="281" w:author="Musavi, Hamid [USA]" w:date="2018-10-29T18:55:00Z"/>
                <w:rFonts w:ascii="Courier New" w:hAnsi="Courier New" w:cs="Courier New"/>
              </w:rPr>
            </w:pPr>
            <w:ins w:id="282" w:author="Musavi, Hamid [USA]" w:date="2018-10-29T18:55:00Z">
              <w:r w:rsidRPr="00D51A7C">
                <w:rPr>
                  <w:rFonts w:ascii="Courier New" w:hAnsi="Courier New" w:cs="Courier New"/>
                </w:rPr>
                <w:t>rsuUsername</w:t>
              </w:r>
            </w:ins>
          </w:p>
        </w:tc>
        <w:tc>
          <w:tcPr>
            <w:tcW w:w="3531" w:type="dxa"/>
          </w:tcPr>
          <w:p w:rsidR="00D51A7C" w:rsidDel="003D1E97" w:rsidRDefault="00D51A7C" w:rsidP="00284194">
            <w:pPr>
              <w:rPr>
                <w:ins w:id="283" w:author="Musavi, Hamid [USA]" w:date="2018-10-29T18:55:00Z"/>
                <w:rFonts w:ascii="Courier New" w:hAnsi="Courier New" w:cs="Courier New"/>
              </w:rPr>
            </w:pPr>
            <w:ins w:id="284" w:author="Musavi, Hamid [USA]" w:date="2018-10-29T18:55:00Z">
              <w:r w:rsidRPr="00D51A7C">
                <w:rPr>
                  <w:rFonts w:ascii="Courier New" w:hAnsi="Courier New" w:cs="Courier New"/>
                </w:rPr>
                <w:t>String</w:t>
              </w:r>
            </w:ins>
          </w:p>
        </w:tc>
        <w:tc>
          <w:tcPr>
            <w:tcW w:w="4150" w:type="dxa"/>
          </w:tcPr>
          <w:p w:rsidR="00D51A7C" w:rsidDel="003D1E97" w:rsidRDefault="00D51A7C" w:rsidP="00284194">
            <w:pPr>
              <w:keepNext/>
              <w:rPr>
                <w:ins w:id="285" w:author="Musavi, Hamid [USA]" w:date="2018-10-29T18:55:00Z"/>
              </w:rPr>
            </w:pPr>
            <w:ins w:id="286" w:author="Musavi, Hamid [USA]" w:date="2018-10-29T18:55:00Z">
              <w:r w:rsidRPr="00D51A7C">
                <w:t>SNMP username</w:t>
              </w:r>
            </w:ins>
          </w:p>
        </w:tc>
      </w:tr>
    </w:tbl>
    <w:p w:rsidR="00EE01CD" w:rsidRDefault="00EE01CD" w:rsidP="00CD6460">
      <w:pPr>
        <w:rPr>
          <w:ins w:id="287" w:author="Musavi, Hamid [USA]" w:date="2018-10-29T11:26:00Z"/>
        </w:rPr>
      </w:pPr>
    </w:p>
    <w:p w:rsidR="00EE01CD" w:rsidRDefault="00EE01CD" w:rsidP="00EE01CD">
      <w:pPr>
        <w:pStyle w:val="Heading3"/>
        <w:rPr>
          <w:ins w:id="288" w:author="Musavi, Hamid [USA]" w:date="2018-10-29T11:26:00Z"/>
        </w:rPr>
      </w:pPr>
      <w:bookmarkStart w:id="289" w:name="_SNMP"/>
      <w:bookmarkEnd w:id="289"/>
      <w:ins w:id="290" w:author="Musavi, Hamid [USA]" w:date="2018-10-29T11:26:00Z">
        <w:r>
          <w:t>SNMP</w:t>
        </w:r>
      </w:ins>
    </w:p>
    <w:p w:rsidR="00EE01CD" w:rsidRPr="00EE01CD" w:rsidRDefault="00EE01CD" w:rsidP="00EE01CD">
      <w:pPr>
        <w:rPr>
          <w:ins w:id="291" w:author="Musavi, Hamid [USA]" w:date="2018-10-29T11:26:00Z"/>
        </w:rPr>
      </w:pPr>
      <w:ins w:id="292" w:author="Musavi, Hamid [USA]" w:date="2018-10-29T11:26:00Z">
        <w:r w:rsidRPr="00EE01CD">
          <w:t>The data structure contains parameters provided by the requester and used by the ODE to access the RSUs vial the SNMP interface.</w:t>
        </w:r>
      </w:ins>
    </w:p>
    <w:tbl>
      <w:tblPr>
        <w:tblStyle w:val="TableGrid"/>
        <w:tblW w:w="0" w:type="auto"/>
        <w:tblLook w:val="04A0" w:firstRow="1" w:lastRow="0" w:firstColumn="1" w:lastColumn="0" w:noHBand="0" w:noVBand="1"/>
      </w:tblPr>
      <w:tblGrid>
        <w:gridCol w:w="1933"/>
        <w:gridCol w:w="3396"/>
        <w:gridCol w:w="4021"/>
      </w:tblGrid>
      <w:tr w:rsidR="00EE01CD" w:rsidRPr="006E5FF6" w:rsidTr="002C21FC">
        <w:trPr>
          <w:ins w:id="293" w:author="Musavi, Hamid [USA]" w:date="2018-10-29T11:26:00Z"/>
        </w:trPr>
        <w:tc>
          <w:tcPr>
            <w:tcW w:w="1933" w:type="dxa"/>
          </w:tcPr>
          <w:p w:rsidR="00EE01CD" w:rsidRPr="006E5FF6" w:rsidRDefault="00EE01CD" w:rsidP="00284194">
            <w:pPr>
              <w:rPr>
                <w:ins w:id="294" w:author="Musavi, Hamid [USA]" w:date="2018-10-29T11:26:00Z"/>
                <w:b/>
              </w:rPr>
            </w:pPr>
            <w:ins w:id="295" w:author="Musavi, Hamid [USA]" w:date="2018-10-29T11:26:00Z">
              <w:r w:rsidRPr="006E5FF6">
                <w:rPr>
                  <w:b/>
                </w:rPr>
                <w:t>Name</w:t>
              </w:r>
            </w:ins>
          </w:p>
        </w:tc>
        <w:tc>
          <w:tcPr>
            <w:tcW w:w="3396" w:type="dxa"/>
          </w:tcPr>
          <w:p w:rsidR="00EE01CD" w:rsidRPr="006E5FF6" w:rsidRDefault="00EE01CD" w:rsidP="00284194">
            <w:pPr>
              <w:rPr>
                <w:ins w:id="296" w:author="Musavi, Hamid [USA]" w:date="2018-10-29T11:26:00Z"/>
                <w:b/>
              </w:rPr>
            </w:pPr>
            <w:ins w:id="297" w:author="Musavi, Hamid [USA]" w:date="2018-10-29T11:26:00Z">
              <w:r w:rsidRPr="006E5FF6">
                <w:rPr>
                  <w:b/>
                </w:rPr>
                <w:t>Type</w:t>
              </w:r>
            </w:ins>
          </w:p>
        </w:tc>
        <w:tc>
          <w:tcPr>
            <w:tcW w:w="4021" w:type="dxa"/>
          </w:tcPr>
          <w:p w:rsidR="00EE01CD" w:rsidRPr="006E5FF6" w:rsidRDefault="00EE01CD" w:rsidP="00284194">
            <w:pPr>
              <w:rPr>
                <w:ins w:id="298" w:author="Musavi, Hamid [USA]" w:date="2018-10-29T11:26:00Z"/>
                <w:b/>
              </w:rPr>
            </w:pPr>
            <w:ins w:id="299" w:author="Musavi, Hamid [USA]" w:date="2018-10-29T11:26:00Z">
              <w:r w:rsidRPr="006E5FF6">
                <w:rPr>
                  <w:b/>
                </w:rPr>
                <w:t>Description</w:t>
              </w:r>
            </w:ins>
          </w:p>
        </w:tc>
      </w:tr>
      <w:tr w:rsidR="00EE01CD" w:rsidRPr="003E745F" w:rsidTr="002C21FC">
        <w:trPr>
          <w:ins w:id="300" w:author="Musavi, Hamid [USA]" w:date="2018-10-29T11:26:00Z"/>
        </w:trPr>
        <w:tc>
          <w:tcPr>
            <w:tcW w:w="1933" w:type="dxa"/>
          </w:tcPr>
          <w:p w:rsidR="00EE01CD" w:rsidRPr="000D041D" w:rsidRDefault="00D51A7C" w:rsidP="00284194">
            <w:pPr>
              <w:rPr>
                <w:ins w:id="301" w:author="Musavi, Hamid [USA]" w:date="2018-10-29T11:26:00Z"/>
                <w:rFonts w:ascii="Courier New" w:hAnsi="Courier New" w:cs="Courier New"/>
              </w:rPr>
            </w:pPr>
            <w:ins w:id="302" w:author="Musavi, Hamid [USA]" w:date="2018-10-29T18:55:00Z">
              <w:r w:rsidRPr="00D51A7C">
                <w:rPr>
                  <w:rFonts w:ascii="Courier New" w:hAnsi="Courier New" w:cs="Courier New"/>
                </w:rPr>
                <w:t>rsuid</w:t>
              </w:r>
            </w:ins>
          </w:p>
        </w:tc>
        <w:tc>
          <w:tcPr>
            <w:tcW w:w="3396" w:type="dxa"/>
          </w:tcPr>
          <w:p w:rsidR="00EE01CD" w:rsidRDefault="002C21FC" w:rsidP="00284194">
            <w:pPr>
              <w:rPr>
                <w:ins w:id="303" w:author="Musavi, Hamid [USA]" w:date="2018-10-29T11:26:00Z"/>
                <w:rFonts w:ascii="Courier New" w:hAnsi="Courier New" w:cs="Courier New"/>
              </w:rPr>
            </w:pPr>
            <w:ins w:id="304" w:author="Musavi, Hamid [USA]" w:date="2018-10-29T18:59:00Z">
              <w:r>
                <w:rPr>
                  <w:rFonts w:ascii="Courier New" w:hAnsi="Courier New" w:cs="Courier New"/>
                </w:rPr>
                <w:t>String</w:t>
              </w:r>
            </w:ins>
          </w:p>
        </w:tc>
        <w:tc>
          <w:tcPr>
            <w:tcW w:w="4021" w:type="dxa"/>
          </w:tcPr>
          <w:p w:rsidR="00EE01CD" w:rsidRPr="003E745F" w:rsidRDefault="00953DED" w:rsidP="00284194">
            <w:pPr>
              <w:keepNext/>
              <w:rPr>
                <w:ins w:id="305" w:author="Musavi, Hamid [USA]" w:date="2018-10-29T11:26:00Z"/>
              </w:rPr>
            </w:pPr>
            <w:ins w:id="306" w:author="Musavi, Hamid [USA]" w:date="2018-10-29T19:25:00Z">
              <w:r>
                <w:t>OID of the RSU</w:t>
              </w:r>
            </w:ins>
          </w:p>
        </w:tc>
      </w:tr>
      <w:tr w:rsidR="002C21FC" w:rsidRPr="003E745F" w:rsidTr="002C21FC">
        <w:trPr>
          <w:ins w:id="307" w:author="Musavi, Hamid [USA]" w:date="2018-10-29T11:26:00Z"/>
        </w:trPr>
        <w:tc>
          <w:tcPr>
            <w:tcW w:w="1933" w:type="dxa"/>
          </w:tcPr>
          <w:p w:rsidR="002C21FC" w:rsidRPr="003D1E97" w:rsidRDefault="002C21FC" w:rsidP="002C21FC">
            <w:pPr>
              <w:rPr>
                <w:ins w:id="308" w:author="Musavi, Hamid [USA]" w:date="2018-10-29T11:26:00Z"/>
                <w:rFonts w:ascii="Courier New" w:hAnsi="Courier New" w:cs="Courier New"/>
              </w:rPr>
            </w:pPr>
            <w:ins w:id="309" w:author="Musavi, Hamid [USA]" w:date="2018-10-29T18:56:00Z">
              <w:r w:rsidRPr="002C21FC">
                <w:rPr>
                  <w:rFonts w:ascii="Courier New" w:hAnsi="Courier New" w:cs="Courier New"/>
                </w:rPr>
                <w:t>msgid</w:t>
              </w:r>
            </w:ins>
          </w:p>
        </w:tc>
        <w:tc>
          <w:tcPr>
            <w:tcW w:w="3396" w:type="dxa"/>
          </w:tcPr>
          <w:p w:rsidR="002C21FC" w:rsidDel="003D1E97" w:rsidRDefault="002C21FC" w:rsidP="002C21FC">
            <w:pPr>
              <w:rPr>
                <w:ins w:id="310" w:author="Musavi, Hamid [USA]" w:date="2018-10-29T11:26:00Z"/>
                <w:rFonts w:ascii="Courier New" w:hAnsi="Courier New" w:cs="Courier New"/>
              </w:rPr>
            </w:pPr>
            <w:ins w:id="311" w:author="Musavi, Hamid [USA]" w:date="2018-10-29T18:59:00Z">
              <w:r>
                <w:rPr>
                  <w:rFonts w:ascii="Courier New" w:hAnsi="Courier New" w:cs="Courier New"/>
                </w:rPr>
                <w:t>String</w:t>
              </w:r>
            </w:ins>
          </w:p>
        </w:tc>
        <w:tc>
          <w:tcPr>
            <w:tcW w:w="4021" w:type="dxa"/>
          </w:tcPr>
          <w:p w:rsidR="002C21FC" w:rsidDel="003D1E97" w:rsidRDefault="00240328" w:rsidP="002C21FC">
            <w:pPr>
              <w:keepNext/>
              <w:rPr>
                <w:ins w:id="312" w:author="Musavi, Hamid [USA]" w:date="2018-10-29T11:26:00Z"/>
              </w:rPr>
            </w:pPr>
            <w:ins w:id="313" w:author="Musavi, Hamid [USA]" w:date="2018-10-29T19:25:00Z">
              <w:r>
                <w:t>Message ID</w:t>
              </w:r>
            </w:ins>
          </w:p>
        </w:tc>
      </w:tr>
      <w:tr w:rsidR="002C21FC" w:rsidRPr="003E745F" w:rsidTr="002C21FC">
        <w:trPr>
          <w:ins w:id="314" w:author="Musavi, Hamid [USA]" w:date="2018-10-29T11:26:00Z"/>
        </w:trPr>
        <w:tc>
          <w:tcPr>
            <w:tcW w:w="1933" w:type="dxa"/>
          </w:tcPr>
          <w:p w:rsidR="002C21FC" w:rsidRDefault="002C21FC" w:rsidP="002C21FC">
            <w:pPr>
              <w:rPr>
                <w:ins w:id="315" w:author="Musavi, Hamid [USA]" w:date="2018-10-29T11:26:00Z"/>
                <w:rFonts w:ascii="Courier New" w:hAnsi="Courier New" w:cs="Courier New"/>
              </w:rPr>
            </w:pPr>
            <w:ins w:id="316" w:author="Musavi, Hamid [USA]" w:date="2018-10-29T18:56:00Z">
              <w:r w:rsidRPr="002C21FC">
                <w:rPr>
                  <w:rFonts w:ascii="Courier New" w:hAnsi="Courier New" w:cs="Courier New"/>
                </w:rPr>
                <w:t>mode</w:t>
              </w:r>
            </w:ins>
          </w:p>
        </w:tc>
        <w:tc>
          <w:tcPr>
            <w:tcW w:w="3396" w:type="dxa"/>
          </w:tcPr>
          <w:p w:rsidR="002C21FC" w:rsidRDefault="002C21FC" w:rsidP="002C21FC">
            <w:pPr>
              <w:rPr>
                <w:ins w:id="317" w:author="Musavi, Hamid [USA]" w:date="2018-10-29T11:26:00Z"/>
                <w:rFonts w:ascii="Courier New" w:hAnsi="Courier New" w:cs="Courier New"/>
              </w:rPr>
            </w:pPr>
            <w:ins w:id="318" w:author="Musavi, Hamid [USA]" w:date="2018-10-29T18:59:00Z">
              <w:r>
                <w:rPr>
                  <w:rFonts w:ascii="Courier New" w:hAnsi="Courier New" w:cs="Courier New"/>
                </w:rPr>
                <w:t>String</w:t>
              </w:r>
            </w:ins>
          </w:p>
        </w:tc>
        <w:tc>
          <w:tcPr>
            <w:tcW w:w="4021" w:type="dxa"/>
          </w:tcPr>
          <w:p w:rsidR="002C21FC" w:rsidRDefault="00240328" w:rsidP="002C21FC">
            <w:pPr>
              <w:keepNext/>
              <w:rPr>
                <w:ins w:id="319" w:author="Musavi, Hamid [USA]" w:date="2018-10-29T11:26:00Z"/>
              </w:rPr>
            </w:pPr>
            <w:ins w:id="320" w:author="Musavi, Hamid [USA]" w:date="2018-10-29T19:25:00Z">
              <w:r>
                <w:t>Mode</w:t>
              </w:r>
            </w:ins>
          </w:p>
        </w:tc>
      </w:tr>
      <w:tr w:rsidR="002C21FC" w:rsidRPr="003E745F" w:rsidTr="002C21FC">
        <w:trPr>
          <w:ins w:id="321" w:author="Musavi, Hamid [USA]" w:date="2018-10-29T11:26:00Z"/>
        </w:trPr>
        <w:tc>
          <w:tcPr>
            <w:tcW w:w="1933" w:type="dxa"/>
          </w:tcPr>
          <w:p w:rsidR="002C21FC" w:rsidRPr="00CD6460" w:rsidRDefault="002C21FC" w:rsidP="002C21FC">
            <w:pPr>
              <w:rPr>
                <w:ins w:id="322" w:author="Musavi, Hamid [USA]" w:date="2018-10-29T11:26:00Z"/>
                <w:rFonts w:ascii="Courier New" w:hAnsi="Courier New" w:cs="Courier New"/>
              </w:rPr>
            </w:pPr>
            <w:ins w:id="323" w:author="Musavi, Hamid [USA]" w:date="2018-10-29T18:56:00Z">
              <w:r w:rsidRPr="002C21FC">
                <w:rPr>
                  <w:rFonts w:ascii="Courier New" w:hAnsi="Courier New" w:cs="Courier New"/>
                </w:rPr>
                <w:t>channel</w:t>
              </w:r>
            </w:ins>
          </w:p>
        </w:tc>
        <w:tc>
          <w:tcPr>
            <w:tcW w:w="3396" w:type="dxa"/>
          </w:tcPr>
          <w:p w:rsidR="002C21FC" w:rsidRPr="00CD6460" w:rsidRDefault="002C21FC" w:rsidP="002C21FC">
            <w:pPr>
              <w:rPr>
                <w:ins w:id="324" w:author="Musavi, Hamid [USA]" w:date="2018-10-29T11:26:00Z"/>
                <w:rFonts w:ascii="Courier New" w:hAnsi="Courier New" w:cs="Courier New"/>
              </w:rPr>
            </w:pPr>
            <w:ins w:id="325" w:author="Musavi, Hamid [USA]" w:date="2018-10-29T18:59:00Z">
              <w:r>
                <w:rPr>
                  <w:rFonts w:ascii="Courier New" w:hAnsi="Courier New" w:cs="Courier New"/>
                </w:rPr>
                <w:t>String</w:t>
              </w:r>
            </w:ins>
          </w:p>
        </w:tc>
        <w:tc>
          <w:tcPr>
            <w:tcW w:w="4021" w:type="dxa"/>
          </w:tcPr>
          <w:p w:rsidR="002C21FC" w:rsidRDefault="00240328" w:rsidP="002C21FC">
            <w:pPr>
              <w:keepNext/>
              <w:rPr>
                <w:ins w:id="326" w:author="Musavi, Hamid [USA]" w:date="2018-10-29T11:26:00Z"/>
              </w:rPr>
            </w:pPr>
            <w:ins w:id="327" w:author="Musavi, Hamid [USA]" w:date="2018-10-29T19:25:00Z">
              <w:r>
                <w:t>Channel</w:t>
              </w:r>
            </w:ins>
          </w:p>
        </w:tc>
      </w:tr>
      <w:tr w:rsidR="002C21FC" w:rsidRPr="003E745F" w:rsidTr="002C21FC">
        <w:trPr>
          <w:ins w:id="328" w:author="Musavi, Hamid [USA]" w:date="2018-10-29T18:56:00Z"/>
        </w:trPr>
        <w:tc>
          <w:tcPr>
            <w:tcW w:w="1933" w:type="dxa"/>
          </w:tcPr>
          <w:p w:rsidR="002C21FC" w:rsidRPr="002C21FC" w:rsidRDefault="002C21FC" w:rsidP="002C21FC">
            <w:pPr>
              <w:rPr>
                <w:ins w:id="329" w:author="Musavi, Hamid [USA]" w:date="2018-10-29T18:56:00Z"/>
                <w:rFonts w:ascii="Courier New" w:hAnsi="Courier New" w:cs="Courier New"/>
              </w:rPr>
            </w:pPr>
            <w:ins w:id="330" w:author="Musavi, Hamid [USA]" w:date="2018-10-29T18:57:00Z">
              <w:r w:rsidRPr="002C21FC">
                <w:rPr>
                  <w:rFonts w:ascii="Courier New" w:hAnsi="Courier New" w:cs="Courier New"/>
                </w:rPr>
                <w:t>interval</w:t>
              </w:r>
            </w:ins>
          </w:p>
        </w:tc>
        <w:tc>
          <w:tcPr>
            <w:tcW w:w="3396" w:type="dxa"/>
          </w:tcPr>
          <w:p w:rsidR="002C21FC" w:rsidRPr="00CD6460" w:rsidRDefault="002C21FC" w:rsidP="002C21FC">
            <w:pPr>
              <w:rPr>
                <w:ins w:id="331" w:author="Musavi, Hamid [USA]" w:date="2018-10-29T18:56:00Z"/>
                <w:rFonts w:ascii="Courier New" w:hAnsi="Courier New" w:cs="Courier New"/>
              </w:rPr>
            </w:pPr>
            <w:ins w:id="332" w:author="Musavi, Hamid [USA]" w:date="2018-10-29T18:59:00Z">
              <w:r>
                <w:rPr>
                  <w:rFonts w:ascii="Courier New" w:hAnsi="Courier New" w:cs="Courier New"/>
                </w:rPr>
                <w:t>String</w:t>
              </w:r>
            </w:ins>
          </w:p>
        </w:tc>
        <w:tc>
          <w:tcPr>
            <w:tcW w:w="4021" w:type="dxa"/>
          </w:tcPr>
          <w:p w:rsidR="002C21FC" w:rsidRDefault="00240328" w:rsidP="002C21FC">
            <w:pPr>
              <w:keepNext/>
              <w:rPr>
                <w:ins w:id="333" w:author="Musavi, Hamid [USA]" w:date="2018-10-29T18:56:00Z"/>
              </w:rPr>
            </w:pPr>
            <w:ins w:id="334" w:author="Musavi, Hamid [USA]" w:date="2018-10-29T19:25:00Z">
              <w:r>
                <w:t>Interval</w:t>
              </w:r>
            </w:ins>
          </w:p>
        </w:tc>
      </w:tr>
      <w:tr w:rsidR="002C21FC" w:rsidRPr="003E745F" w:rsidTr="002C21FC">
        <w:trPr>
          <w:ins w:id="335" w:author="Musavi, Hamid [USA]" w:date="2018-10-29T18:56:00Z"/>
        </w:trPr>
        <w:tc>
          <w:tcPr>
            <w:tcW w:w="1933" w:type="dxa"/>
          </w:tcPr>
          <w:p w:rsidR="002C21FC" w:rsidRPr="002C21FC" w:rsidRDefault="002C21FC" w:rsidP="002C21FC">
            <w:pPr>
              <w:rPr>
                <w:ins w:id="336" w:author="Musavi, Hamid [USA]" w:date="2018-10-29T18:56:00Z"/>
                <w:rFonts w:ascii="Courier New" w:hAnsi="Courier New" w:cs="Courier New"/>
              </w:rPr>
            </w:pPr>
            <w:ins w:id="337" w:author="Musavi, Hamid [USA]" w:date="2018-10-29T18:57:00Z">
              <w:r w:rsidRPr="002C21FC">
                <w:rPr>
                  <w:rFonts w:ascii="Courier New" w:hAnsi="Courier New" w:cs="Courier New"/>
                </w:rPr>
                <w:t>deliverystart</w:t>
              </w:r>
            </w:ins>
          </w:p>
        </w:tc>
        <w:tc>
          <w:tcPr>
            <w:tcW w:w="3396" w:type="dxa"/>
          </w:tcPr>
          <w:p w:rsidR="002C21FC" w:rsidRPr="00CD6460" w:rsidRDefault="002C21FC" w:rsidP="002C21FC">
            <w:pPr>
              <w:rPr>
                <w:ins w:id="338" w:author="Musavi, Hamid [USA]" w:date="2018-10-29T18:56:00Z"/>
                <w:rFonts w:ascii="Courier New" w:hAnsi="Courier New" w:cs="Courier New"/>
              </w:rPr>
            </w:pPr>
            <w:ins w:id="339" w:author="Musavi, Hamid [USA]" w:date="2018-10-29T18:59:00Z">
              <w:r>
                <w:rPr>
                  <w:rFonts w:ascii="Courier New" w:hAnsi="Courier New" w:cs="Courier New"/>
                </w:rPr>
                <w:t>String</w:t>
              </w:r>
            </w:ins>
          </w:p>
        </w:tc>
        <w:tc>
          <w:tcPr>
            <w:tcW w:w="4021" w:type="dxa"/>
          </w:tcPr>
          <w:p w:rsidR="002C21FC" w:rsidRDefault="002C21FC" w:rsidP="002C21FC">
            <w:pPr>
              <w:keepNext/>
              <w:rPr>
                <w:ins w:id="340" w:author="Musavi, Hamid [USA]" w:date="2018-10-29T18:56:00Z"/>
              </w:rPr>
            </w:pPr>
            <w:ins w:id="341" w:author="Musavi, Hamid [USA]" w:date="2018-10-29T18:58:00Z">
              <w:r>
                <w:t>ISO string for message delivery start time. Takes priority over "deliverystart" field in SDW.</w:t>
              </w:r>
            </w:ins>
          </w:p>
        </w:tc>
      </w:tr>
      <w:tr w:rsidR="002C21FC" w:rsidRPr="003E745F" w:rsidTr="002C21FC">
        <w:trPr>
          <w:ins w:id="342" w:author="Musavi, Hamid [USA]" w:date="2018-10-29T18:56:00Z"/>
        </w:trPr>
        <w:tc>
          <w:tcPr>
            <w:tcW w:w="1933" w:type="dxa"/>
          </w:tcPr>
          <w:p w:rsidR="002C21FC" w:rsidRPr="002C21FC" w:rsidRDefault="002C21FC" w:rsidP="002C21FC">
            <w:pPr>
              <w:rPr>
                <w:ins w:id="343" w:author="Musavi, Hamid [USA]" w:date="2018-10-29T18:56:00Z"/>
                <w:rFonts w:ascii="Courier New" w:hAnsi="Courier New" w:cs="Courier New"/>
              </w:rPr>
            </w:pPr>
            <w:ins w:id="344" w:author="Musavi, Hamid [USA]" w:date="2018-10-29T18:57:00Z">
              <w:r w:rsidRPr="002C21FC">
                <w:rPr>
                  <w:rFonts w:ascii="Courier New" w:hAnsi="Courier New" w:cs="Courier New"/>
                </w:rPr>
                <w:t>deliverystop</w:t>
              </w:r>
            </w:ins>
          </w:p>
        </w:tc>
        <w:tc>
          <w:tcPr>
            <w:tcW w:w="3396" w:type="dxa"/>
          </w:tcPr>
          <w:p w:rsidR="002C21FC" w:rsidRPr="00CD6460" w:rsidRDefault="002C21FC" w:rsidP="002C21FC">
            <w:pPr>
              <w:rPr>
                <w:ins w:id="345" w:author="Musavi, Hamid [USA]" w:date="2018-10-29T18:56:00Z"/>
                <w:rFonts w:ascii="Courier New" w:hAnsi="Courier New" w:cs="Courier New"/>
              </w:rPr>
            </w:pPr>
            <w:ins w:id="346" w:author="Musavi, Hamid [USA]" w:date="2018-10-29T18:59:00Z">
              <w:r>
                <w:rPr>
                  <w:rFonts w:ascii="Courier New" w:hAnsi="Courier New" w:cs="Courier New"/>
                </w:rPr>
                <w:t>String</w:t>
              </w:r>
            </w:ins>
          </w:p>
        </w:tc>
        <w:tc>
          <w:tcPr>
            <w:tcW w:w="4021" w:type="dxa"/>
          </w:tcPr>
          <w:p w:rsidR="002C21FC" w:rsidRDefault="002C21FC" w:rsidP="002C21FC">
            <w:pPr>
              <w:keepNext/>
              <w:rPr>
                <w:ins w:id="347" w:author="Musavi, Hamid [USA]" w:date="2018-10-29T18:56:00Z"/>
              </w:rPr>
            </w:pPr>
            <w:ins w:id="348" w:author="Musavi, Hamid [USA]" w:date="2018-10-29T18:58:00Z">
              <w:r>
                <w:t>ISO string for message delivery stop time. Takes priority over "deliverystop" field in SDW.</w:t>
              </w:r>
            </w:ins>
          </w:p>
        </w:tc>
      </w:tr>
      <w:tr w:rsidR="002C21FC" w:rsidRPr="003E745F" w:rsidTr="002C21FC">
        <w:trPr>
          <w:ins w:id="349" w:author="Musavi, Hamid [USA]" w:date="2018-10-29T18:56:00Z"/>
        </w:trPr>
        <w:tc>
          <w:tcPr>
            <w:tcW w:w="1933" w:type="dxa"/>
          </w:tcPr>
          <w:p w:rsidR="002C21FC" w:rsidRPr="002C21FC" w:rsidRDefault="002C21FC" w:rsidP="002C21FC">
            <w:pPr>
              <w:rPr>
                <w:ins w:id="350" w:author="Musavi, Hamid [USA]" w:date="2018-10-29T18:56:00Z"/>
                <w:rFonts w:ascii="Courier New" w:hAnsi="Courier New" w:cs="Courier New"/>
              </w:rPr>
            </w:pPr>
            <w:ins w:id="351" w:author="Musavi, Hamid [USA]" w:date="2018-10-29T18:57:00Z">
              <w:r w:rsidRPr="002C21FC">
                <w:rPr>
                  <w:rFonts w:ascii="Courier New" w:hAnsi="Courier New" w:cs="Courier New"/>
                </w:rPr>
                <w:t>enable</w:t>
              </w:r>
            </w:ins>
          </w:p>
        </w:tc>
        <w:tc>
          <w:tcPr>
            <w:tcW w:w="3396" w:type="dxa"/>
          </w:tcPr>
          <w:p w:rsidR="002C21FC" w:rsidRPr="00CD6460" w:rsidRDefault="002C21FC" w:rsidP="002C21FC">
            <w:pPr>
              <w:rPr>
                <w:ins w:id="352" w:author="Musavi, Hamid [USA]" w:date="2018-10-29T18:56:00Z"/>
                <w:rFonts w:ascii="Courier New" w:hAnsi="Courier New" w:cs="Courier New"/>
              </w:rPr>
            </w:pPr>
            <w:ins w:id="353" w:author="Musavi, Hamid [USA]" w:date="2018-10-29T18:59:00Z">
              <w:r>
                <w:rPr>
                  <w:rFonts w:ascii="Courier New" w:hAnsi="Courier New" w:cs="Courier New"/>
                </w:rPr>
                <w:t>String</w:t>
              </w:r>
            </w:ins>
          </w:p>
        </w:tc>
        <w:tc>
          <w:tcPr>
            <w:tcW w:w="4021" w:type="dxa"/>
          </w:tcPr>
          <w:p w:rsidR="002C21FC" w:rsidRDefault="00240328" w:rsidP="002C21FC">
            <w:pPr>
              <w:keepNext/>
              <w:rPr>
                <w:ins w:id="354" w:author="Musavi, Hamid [USA]" w:date="2018-10-29T18:56:00Z"/>
              </w:rPr>
            </w:pPr>
            <w:ins w:id="355" w:author="Musavi, Hamid [USA]" w:date="2018-10-29T19:26:00Z">
              <w:r>
                <w:t>Enable RSU: 1 = true, 0 = false</w:t>
              </w:r>
            </w:ins>
          </w:p>
        </w:tc>
      </w:tr>
      <w:tr w:rsidR="002C21FC" w:rsidRPr="003E745F" w:rsidTr="002C21FC">
        <w:trPr>
          <w:ins w:id="356" w:author="Musavi, Hamid [USA]" w:date="2018-10-29T18:56:00Z"/>
        </w:trPr>
        <w:tc>
          <w:tcPr>
            <w:tcW w:w="1933" w:type="dxa"/>
          </w:tcPr>
          <w:p w:rsidR="002C21FC" w:rsidRPr="002C21FC" w:rsidRDefault="002C21FC" w:rsidP="002C21FC">
            <w:pPr>
              <w:rPr>
                <w:ins w:id="357" w:author="Musavi, Hamid [USA]" w:date="2018-10-29T18:56:00Z"/>
                <w:rFonts w:ascii="Courier New" w:hAnsi="Courier New" w:cs="Courier New"/>
              </w:rPr>
            </w:pPr>
            <w:ins w:id="358" w:author="Musavi, Hamid [USA]" w:date="2018-10-29T18:57:00Z">
              <w:r w:rsidRPr="002C21FC">
                <w:rPr>
                  <w:rFonts w:ascii="Courier New" w:hAnsi="Courier New" w:cs="Courier New"/>
                </w:rPr>
                <w:t>status</w:t>
              </w:r>
            </w:ins>
          </w:p>
        </w:tc>
        <w:tc>
          <w:tcPr>
            <w:tcW w:w="3396" w:type="dxa"/>
          </w:tcPr>
          <w:p w:rsidR="002C21FC" w:rsidRPr="00CD6460" w:rsidRDefault="002C21FC" w:rsidP="002C21FC">
            <w:pPr>
              <w:rPr>
                <w:ins w:id="359" w:author="Musavi, Hamid [USA]" w:date="2018-10-29T18:56:00Z"/>
                <w:rFonts w:ascii="Courier New" w:hAnsi="Courier New" w:cs="Courier New"/>
              </w:rPr>
            </w:pPr>
            <w:ins w:id="360" w:author="Musavi, Hamid [USA]" w:date="2018-10-29T18:59:00Z">
              <w:r>
                <w:rPr>
                  <w:rFonts w:ascii="Courier New" w:hAnsi="Courier New" w:cs="Courier New"/>
                </w:rPr>
                <w:t>String</w:t>
              </w:r>
            </w:ins>
          </w:p>
        </w:tc>
        <w:tc>
          <w:tcPr>
            <w:tcW w:w="4021" w:type="dxa"/>
          </w:tcPr>
          <w:p w:rsidR="002C21FC" w:rsidRDefault="00240328" w:rsidP="002C21FC">
            <w:pPr>
              <w:keepNext/>
              <w:rPr>
                <w:ins w:id="361" w:author="Musavi, Hamid [USA]" w:date="2018-10-29T18:56:00Z"/>
              </w:rPr>
            </w:pPr>
            <w:ins w:id="362" w:author="Musavi, Hamid [USA]" w:date="2018-10-29T19:26:00Z">
              <w:r>
                <w:t>RSU Status</w:t>
              </w:r>
            </w:ins>
          </w:p>
        </w:tc>
      </w:tr>
    </w:tbl>
    <w:p w:rsidR="00EE01CD" w:rsidRDefault="00EE01CD" w:rsidP="00CD6460">
      <w:pPr>
        <w:rPr>
          <w:ins w:id="363" w:author="Musavi, Hamid [USA]" w:date="2018-10-29T11:21:00Z"/>
        </w:rPr>
      </w:pPr>
    </w:p>
    <w:p w:rsidR="00CD6460" w:rsidRDefault="00041843" w:rsidP="00041843">
      <w:pPr>
        <w:pStyle w:val="Heading3"/>
        <w:rPr>
          <w:ins w:id="364" w:author="Musavi, Hamid [USA]" w:date="2018-10-29T18:49:00Z"/>
        </w:rPr>
      </w:pPr>
      <w:bookmarkStart w:id="365" w:name="_ServiceRegion"/>
      <w:bookmarkEnd w:id="365"/>
      <w:ins w:id="366" w:author="Musavi, Hamid [USA]" w:date="2018-10-29T18:49:00Z">
        <w:r>
          <w:t>ServiceRegion</w:t>
        </w:r>
      </w:ins>
    </w:p>
    <w:p w:rsidR="00041843" w:rsidRDefault="00041843" w:rsidP="00041843">
      <w:pPr>
        <w:rPr>
          <w:ins w:id="367" w:author="Musavi, Hamid [USA]" w:date="2018-10-29T18:50:00Z"/>
        </w:rPr>
      </w:pPr>
    </w:p>
    <w:tbl>
      <w:tblPr>
        <w:tblStyle w:val="TableGrid"/>
        <w:tblW w:w="0" w:type="auto"/>
        <w:tblLook w:val="04A0" w:firstRow="1" w:lastRow="0" w:firstColumn="1" w:lastColumn="0" w:noHBand="0" w:noVBand="1"/>
      </w:tblPr>
      <w:tblGrid>
        <w:gridCol w:w="1415"/>
        <w:gridCol w:w="3649"/>
        <w:gridCol w:w="4286"/>
      </w:tblGrid>
      <w:tr w:rsidR="00041843" w:rsidRPr="006E5FF6" w:rsidTr="00284194">
        <w:trPr>
          <w:ins w:id="368" w:author="Musavi, Hamid [USA]" w:date="2018-10-29T18:50:00Z"/>
        </w:trPr>
        <w:tc>
          <w:tcPr>
            <w:tcW w:w="1415" w:type="dxa"/>
          </w:tcPr>
          <w:p w:rsidR="00041843" w:rsidRPr="006E5FF6" w:rsidRDefault="00041843" w:rsidP="00284194">
            <w:pPr>
              <w:rPr>
                <w:ins w:id="369" w:author="Musavi, Hamid [USA]" w:date="2018-10-29T18:50:00Z"/>
                <w:b/>
              </w:rPr>
            </w:pPr>
            <w:ins w:id="370" w:author="Musavi, Hamid [USA]" w:date="2018-10-29T18:50:00Z">
              <w:r w:rsidRPr="006E5FF6">
                <w:rPr>
                  <w:b/>
                </w:rPr>
                <w:t>Name</w:t>
              </w:r>
            </w:ins>
          </w:p>
        </w:tc>
        <w:tc>
          <w:tcPr>
            <w:tcW w:w="3649" w:type="dxa"/>
          </w:tcPr>
          <w:p w:rsidR="00041843" w:rsidRPr="006E5FF6" w:rsidRDefault="00041843" w:rsidP="00284194">
            <w:pPr>
              <w:rPr>
                <w:ins w:id="371" w:author="Musavi, Hamid [USA]" w:date="2018-10-29T18:50:00Z"/>
                <w:b/>
              </w:rPr>
            </w:pPr>
            <w:ins w:id="372" w:author="Musavi, Hamid [USA]" w:date="2018-10-29T18:50:00Z">
              <w:r w:rsidRPr="006E5FF6">
                <w:rPr>
                  <w:b/>
                </w:rPr>
                <w:t>Type</w:t>
              </w:r>
            </w:ins>
          </w:p>
        </w:tc>
        <w:tc>
          <w:tcPr>
            <w:tcW w:w="4286" w:type="dxa"/>
          </w:tcPr>
          <w:p w:rsidR="00041843" w:rsidRPr="006E5FF6" w:rsidRDefault="00041843" w:rsidP="00284194">
            <w:pPr>
              <w:rPr>
                <w:ins w:id="373" w:author="Musavi, Hamid [USA]" w:date="2018-10-29T18:50:00Z"/>
                <w:b/>
              </w:rPr>
            </w:pPr>
            <w:ins w:id="374" w:author="Musavi, Hamid [USA]" w:date="2018-10-29T18:50:00Z">
              <w:r w:rsidRPr="006E5FF6">
                <w:rPr>
                  <w:b/>
                </w:rPr>
                <w:t>Description</w:t>
              </w:r>
            </w:ins>
          </w:p>
        </w:tc>
      </w:tr>
      <w:tr w:rsidR="00041843" w:rsidRPr="003E745F" w:rsidTr="00284194">
        <w:trPr>
          <w:ins w:id="375" w:author="Musavi, Hamid [USA]" w:date="2018-10-29T18:50:00Z"/>
        </w:trPr>
        <w:tc>
          <w:tcPr>
            <w:tcW w:w="1415" w:type="dxa"/>
          </w:tcPr>
          <w:p w:rsidR="00041843" w:rsidRPr="000D041D" w:rsidRDefault="00240328" w:rsidP="00284194">
            <w:pPr>
              <w:rPr>
                <w:ins w:id="376" w:author="Musavi, Hamid [USA]" w:date="2018-10-29T18:50:00Z"/>
                <w:rFonts w:ascii="Courier New" w:hAnsi="Courier New" w:cs="Courier New"/>
              </w:rPr>
            </w:pPr>
            <w:ins w:id="377" w:author="Musavi, Hamid [USA]" w:date="2018-10-29T19:27:00Z">
              <w:r w:rsidRPr="00240328">
                <w:rPr>
                  <w:rFonts w:ascii="Courier New" w:hAnsi="Courier New" w:cs="Courier New"/>
                </w:rPr>
                <w:t>nwCorner</w:t>
              </w:r>
            </w:ins>
          </w:p>
        </w:tc>
        <w:tc>
          <w:tcPr>
            <w:tcW w:w="3649" w:type="dxa"/>
          </w:tcPr>
          <w:p w:rsidR="00041843" w:rsidRDefault="00240328" w:rsidP="00284194">
            <w:pPr>
              <w:rPr>
                <w:ins w:id="378" w:author="Musavi, Hamid [USA]" w:date="2018-10-29T18:50:00Z"/>
                <w:rFonts w:ascii="Courier New" w:hAnsi="Courier New" w:cs="Courier New"/>
              </w:rPr>
            </w:pPr>
            <w:ins w:id="379" w:author="Musavi, Hamid [USA]" w:date="2018-10-29T19:27:00Z">
              <w:r>
                <w:rPr>
                  <w:rFonts w:ascii="Courier New" w:hAnsi="Courier New" w:cs="Courier New"/>
                </w:rPr>
                <w:t>Position</w:t>
              </w:r>
            </w:ins>
            <w:ins w:id="380" w:author="Musavi, Hamid [USA]" w:date="2018-10-29T19:28:00Z">
              <w:r>
                <w:rPr>
                  <w:rFonts w:ascii="Courier New" w:hAnsi="Courier New" w:cs="Courier New"/>
                </w:rPr>
                <w:t>2D</w:t>
              </w:r>
            </w:ins>
          </w:p>
        </w:tc>
        <w:tc>
          <w:tcPr>
            <w:tcW w:w="4286" w:type="dxa"/>
          </w:tcPr>
          <w:p w:rsidR="00041843" w:rsidRPr="003E745F" w:rsidRDefault="00240328" w:rsidP="00284194">
            <w:pPr>
              <w:keepNext/>
              <w:rPr>
                <w:ins w:id="381" w:author="Musavi, Hamid [USA]" w:date="2018-10-29T18:50:00Z"/>
              </w:rPr>
            </w:pPr>
            <w:ins w:id="382" w:author="Musavi, Hamid [USA]" w:date="2018-10-29T19:28:00Z">
              <w:r>
                <w:t>N</w:t>
              </w:r>
            </w:ins>
            <w:ins w:id="383" w:author="Musavi, Hamid [USA]" w:date="2018-10-29T19:29:00Z">
              <w:r>
                <w:t>orthwest</w:t>
              </w:r>
            </w:ins>
            <w:ins w:id="384" w:author="Musavi, Hamid [USA]" w:date="2018-10-29T19:28:00Z">
              <w:r>
                <w:t xml:space="preserve"> corner</w:t>
              </w:r>
            </w:ins>
            <w:ins w:id="385" w:author="Musavi, Hamid [USA]" w:date="2018-10-29T19:29:00Z">
              <w:r>
                <w:t xml:space="preserve"> of the service region.</w:t>
              </w:r>
            </w:ins>
            <w:ins w:id="386" w:author="Musavi, Hamid [USA]" w:date="2018-10-29T19:28:00Z">
              <w:r>
                <w:t xml:space="preserve"> </w:t>
              </w:r>
            </w:ins>
          </w:p>
        </w:tc>
      </w:tr>
      <w:tr w:rsidR="00240328" w:rsidRPr="003E745F" w:rsidTr="00284194">
        <w:trPr>
          <w:ins w:id="387" w:author="Musavi, Hamid [USA]" w:date="2018-10-29T18:50:00Z"/>
        </w:trPr>
        <w:tc>
          <w:tcPr>
            <w:tcW w:w="1415" w:type="dxa"/>
          </w:tcPr>
          <w:p w:rsidR="00240328" w:rsidRPr="003D1E97" w:rsidRDefault="00240328" w:rsidP="00240328">
            <w:pPr>
              <w:rPr>
                <w:ins w:id="388" w:author="Musavi, Hamid [USA]" w:date="2018-10-29T18:50:00Z"/>
                <w:rFonts w:ascii="Courier New" w:hAnsi="Courier New" w:cs="Courier New"/>
              </w:rPr>
            </w:pPr>
            <w:ins w:id="389" w:author="Musavi, Hamid [USA]" w:date="2018-10-29T19:27:00Z">
              <w:r w:rsidRPr="00240328">
                <w:rPr>
                  <w:rFonts w:ascii="Courier New" w:hAnsi="Courier New" w:cs="Courier New"/>
                </w:rPr>
                <w:t>seCorner</w:t>
              </w:r>
            </w:ins>
          </w:p>
        </w:tc>
        <w:tc>
          <w:tcPr>
            <w:tcW w:w="3649" w:type="dxa"/>
          </w:tcPr>
          <w:p w:rsidR="00240328" w:rsidDel="003D1E97" w:rsidRDefault="00240328" w:rsidP="00240328">
            <w:pPr>
              <w:rPr>
                <w:ins w:id="390" w:author="Musavi, Hamid [USA]" w:date="2018-10-29T18:50:00Z"/>
                <w:rFonts w:ascii="Courier New" w:hAnsi="Courier New" w:cs="Courier New"/>
              </w:rPr>
            </w:pPr>
            <w:ins w:id="391" w:author="Musavi, Hamid [USA]" w:date="2018-10-29T19:28:00Z">
              <w:r>
                <w:rPr>
                  <w:rFonts w:ascii="Courier New" w:hAnsi="Courier New" w:cs="Courier New"/>
                </w:rPr>
                <w:t>Position2D</w:t>
              </w:r>
            </w:ins>
          </w:p>
        </w:tc>
        <w:tc>
          <w:tcPr>
            <w:tcW w:w="4286" w:type="dxa"/>
          </w:tcPr>
          <w:p w:rsidR="00240328" w:rsidDel="003D1E97" w:rsidRDefault="00240328" w:rsidP="00240328">
            <w:pPr>
              <w:keepNext/>
              <w:rPr>
                <w:ins w:id="392" w:author="Musavi, Hamid [USA]" w:date="2018-10-29T18:50:00Z"/>
              </w:rPr>
            </w:pPr>
            <w:ins w:id="393" w:author="Musavi, Hamid [USA]" w:date="2018-10-29T19:29:00Z">
              <w:r>
                <w:t>Southeast corner of the service region</w:t>
              </w:r>
            </w:ins>
          </w:p>
        </w:tc>
      </w:tr>
    </w:tbl>
    <w:p w:rsidR="00041843" w:rsidRDefault="00041843" w:rsidP="00041843">
      <w:pPr>
        <w:rPr>
          <w:ins w:id="394" w:author="Musavi, Hamid [USA]" w:date="2018-10-29T19:27:00Z"/>
        </w:rPr>
      </w:pPr>
    </w:p>
    <w:p w:rsidR="00240328" w:rsidRDefault="00240328" w:rsidP="00240328">
      <w:pPr>
        <w:pStyle w:val="Heading3"/>
        <w:rPr>
          <w:ins w:id="395" w:author="Musavi, Hamid [USA]" w:date="2018-10-29T19:29:00Z"/>
        </w:rPr>
      </w:pPr>
      <w:ins w:id="396" w:author="Musavi, Hamid [USA]" w:date="2018-10-29T19:29:00Z">
        <w:r>
          <w:t>Position2D</w:t>
        </w:r>
      </w:ins>
    </w:p>
    <w:p w:rsidR="00240328" w:rsidRDefault="00240328" w:rsidP="00240328">
      <w:pPr>
        <w:rPr>
          <w:ins w:id="397" w:author="Musavi, Hamid [USA]" w:date="2018-10-29T19:31:00Z"/>
        </w:rPr>
      </w:pPr>
      <w:ins w:id="398" w:author="Musavi, Hamid [USA]" w:date="2018-10-29T19:32:00Z">
        <w:r>
          <w:t>Two dimensional geographic position.</w:t>
        </w:r>
      </w:ins>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rPr>
          <w:ins w:id="399" w:author="Musavi, Hamid [USA]" w:date="2018-10-29T19:31:00Z"/>
        </w:trPr>
        <w:tc>
          <w:tcPr>
            <w:tcW w:w="1735" w:type="dxa"/>
          </w:tcPr>
          <w:p w:rsidR="00240328" w:rsidRPr="006E5FF6" w:rsidRDefault="00240328" w:rsidP="00284194">
            <w:pPr>
              <w:rPr>
                <w:ins w:id="400" w:author="Musavi, Hamid [USA]" w:date="2018-10-29T19:31:00Z"/>
                <w:b/>
              </w:rPr>
            </w:pPr>
            <w:ins w:id="401" w:author="Musavi, Hamid [USA]" w:date="2018-10-29T19:31:00Z">
              <w:r w:rsidRPr="006E5FF6">
                <w:rPr>
                  <w:b/>
                </w:rPr>
                <w:t>Name</w:t>
              </w:r>
            </w:ins>
          </w:p>
        </w:tc>
        <w:tc>
          <w:tcPr>
            <w:tcW w:w="1466" w:type="dxa"/>
          </w:tcPr>
          <w:p w:rsidR="00240328" w:rsidRPr="006E5FF6" w:rsidRDefault="00240328" w:rsidP="00284194">
            <w:pPr>
              <w:rPr>
                <w:ins w:id="402" w:author="Musavi, Hamid [USA]" w:date="2018-10-29T19:31:00Z"/>
                <w:b/>
              </w:rPr>
            </w:pPr>
            <w:ins w:id="403" w:author="Musavi, Hamid [USA]" w:date="2018-10-29T19:31:00Z">
              <w:r w:rsidRPr="006E5FF6">
                <w:rPr>
                  <w:b/>
                </w:rPr>
                <w:t>Type</w:t>
              </w:r>
            </w:ins>
          </w:p>
        </w:tc>
        <w:tc>
          <w:tcPr>
            <w:tcW w:w="1549" w:type="dxa"/>
          </w:tcPr>
          <w:p w:rsidR="00240328" w:rsidRPr="006E5FF6" w:rsidRDefault="00240328" w:rsidP="00284194">
            <w:pPr>
              <w:rPr>
                <w:ins w:id="404" w:author="Musavi, Hamid [USA]" w:date="2018-10-29T19:31:00Z"/>
                <w:b/>
              </w:rPr>
            </w:pPr>
            <w:ins w:id="405" w:author="Musavi, Hamid [USA]" w:date="2018-10-29T19:31:00Z">
              <w:r w:rsidRPr="006E5FF6">
                <w:rPr>
                  <w:b/>
                </w:rPr>
                <w:t>Description</w:t>
              </w:r>
            </w:ins>
          </w:p>
        </w:tc>
        <w:tc>
          <w:tcPr>
            <w:tcW w:w="1334" w:type="dxa"/>
          </w:tcPr>
          <w:p w:rsidR="00240328" w:rsidRPr="006E5FF6" w:rsidRDefault="00240328" w:rsidP="00284194">
            <w:pPr>
              <w:rPr>
                <w:ins w:id="406" w:author="Musavi, Hamid [USA]" w:date="2018-10-29T19:31:00Z"/>
                <w:b/>
              </w:rPr>
            </w:pPr>
            <w:ins w:id="407" w:author="Musavi, Hamid [USA]" w:date="2018-10-29T19:31:00Z">
              <w:r w:rsidRPr="006E5FF6">
                <w:rPr>
                  <w:b/>
                </w:rPr>
                <w:t>Units</w:t>
              </w:r>
            </w:ins>
          </w:p>
        </w:tc>
        <w:tc>
          <w:tcPr>
            <w:tcW w:w="1633" w:type="dxa"/>
          </w:tcPr>
          <w:p w:rsidR="00240328" w:rsidRPr="006E5FF6" w:rsidRDefault="00240328" w:rsidP="00284194">
            <w:pPr>
              <w:rPr>
                <w:ins w:id="408" w:author="Musavi, Hamid [USA]" w:date="2018-10-29T19:31:00Z"/>
                <w:b/>
              </w:rPr>
            </w:pPr>
            <w:ins w:id="409" w:author="Musavi, Hamid [USA]" w:date="2018-10-29T19:31:00Z">
              <w:r w:rsidRPr="006E5FF6">
                <w:rPr>
                  <w:b/>
                </w:rPr>
                <w:t>Valid Min</w:t>
              </w:r>
            </w:ins>
          </w:p>
        </w:tc>
        <w:tc>
          <w:tcPr>
            <w:tcW w:w="1633" w:type="dxa"/>
          </w:tcPr>
          <w:p w:rsidR="00240328" w:rsidRPr="006E5FF6" w:rsidRDefault="00240328" w:rsidP="00284194">
            <w:pPr>
              <w:rPr>
                <w:ins w:id="410" w:author="Musavi, Hamid [USA]" w:date="2018-10-29T19:31:00Z"/>
                <w:b/>
              </w:rPr>
            </w:pPr>
            <w:ins w:id="411" w:author="Musavi, Hamid [USA]" w:date="2018-10-29T19:31:00Z">
              <w:r w:rsidRPr="006E5FF6">
                <w:rPr>
                  <w:b/>
                </w:rPr>
                <w:t>Valid Max</w:t>
              </w:r>
            </w:ins>
          </w:p>
        </w:tc>
      </w:tr>
      <w:tr w:rsidR="00240328" w:rsidRPr="003E745F" w:rsidTr="00240328">
        <w:trPr>
          <w:ins w:id="412" w:author="Musavi, Hamid [USA]" w:date="2018-10-29T19:31:00Z"/>
        </w:trPr>
        <w:tc>
          <w:tcPr>
            <w:tcW w:w="1735" w:type="dxa"/>
          </w:tcPr>
          <w:p w:rsidR="00240328" w:rsidRPr="000D041D" w:rsidRDefault="00240328" w:rsidP="00284194">
            <w:pPr>
              <w:rPr>
                <w:ins w:id="413" w:author="Musavi, Hamid [USA]" w:date="2018-10-29T19:31:00Z"/>
                <w:rFonts w:ascii="Courier New" w:hAnsi="Courier New" w:cs="Courier New"/>
              </w:rPr>
            </w:pPr>
            <w:ins w:id="414" w:author="Musavi, Hamid [USA]" w:date="2018-10-29T19:31:00Z">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ins>
            <w:r>
              <w:rPr>
                <w:rFonts w:ascii="Courier New" w:hAnsi="Courier New" w:cs="Courier New"/>
              </w:rPr>
            </w:r>
            <w:ins w:id="415" w:author="Musavi, Hamid [USA]" w:date="2018-10-29T19:31:00Z">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284194">
            <w:pPr>
              <w:rPr>
                <w:ins w:id="416" w:author="Musavi, Hamid [USA]" w:date="2018-10-29T19:31:00Z"/>
                <w:rFonts w:ascii="Courier New" w:hAnsi="Courier New" w:cs="Courier New"/>
              </w:rPr>
            </w:pPr>
            <w:ins w:id="417" w:author="Musavi, Hamid [USA]" w:date="2018-10-29T19:31:00Z">
              <w:r>
                <w:rPr>
                  <w:rFonts w:ascii="Courier New" w:hAnsi="Courier New" w:cs="Courier New"/>
                </w:rPr>
                <w:t>decimal</w:t>
              </w:r>
            </w:ins>
          </w:p>
        </w:tc>
        <w:tc>
          <w:tcPr>
            <w:tcW w:w="1549" w:type="dxa"/>
          </w:tcPr>
          <w:p w:rsidR="00240328" w:rsidRPr="003E745F" w:rsidRDefault="00240328" w:rsidP="00284194">
            <w:pPr>
              <w:rPr>
                <w:ins w:id="418" w:author="Musavi, Hamid [USA]" w:date="2018-10-29T19:31:00Z"/>
              </w:rPr>
            </w:pPr>
            <w:ins w:id="419" w:author="Musavi, Hamid [USA]" w:date="2018-10-29T19:31:00Z">
              <w:r>
                <w:t>The geographic latitude of an object</w:t>
              </w:r>
            </w:ins>
          </w:p>
        </w:tc>
        <w:tc>
          <w:tcPr>
            <w:tcW w:w="1334" w:type="dxa"/>
          </w:tcPr>
          <w:p w:rsidR="00240328" w:rsidRPr="003E745F" w:rsidRDefault="00240328" w:rsidP="00284194">
            <w:pPr>
              <w:rPr>
                <w:ins w:id="420" w:author="Musavi, Hamid [USA]" w:date="2018-10-29T19:31:00Z"/>
              </w:rPr>
            </w:pPr>
            <w:ins w:id="421" w:author="Musavi, Hamid [USA]" w:date="2018-10-29T19:31:00Z">
              <w:r>
                <w:t>Degrees</w:t>
              </w:r>
            </w:ins>
          </w:p>
        </w:tc>
        <w:tc>
          <w:tcPr>
            <w:tcW w:w="1633" w:type="dxa"/>
          </w:tcPr>
          <w:p w:rsidR="00240328" w:rsidRPr="003E745F" w:rsidRDefault="00240328" w:rsidP="00284194">
            <w:pPr>
              <w:rPr>
                <w:ins w:id="422" w:author="Musavi, Hamid [USA]" w:date="2018-10-29T19:31:00Z"/>
              </w:rPr>
            </w:pPr>
            <w:ins w:id="423" w:author="Musavi, Hamid [USA]" w:date="2018-10-29T19:31:00Z">
              <w:r>
                <w:t>-90.0000000</w:t>
              </w:r>
            </w:ins>
          </w:p>
        </w:tc>
        <w:tc>
          <w:tcPr>
            <w:tcW w:w="1633" w:type="dxa"/>
          </w:tcPr>
          <w:p w:rsidR="00240328" w:rsidRPr="003E745F" w:rsidRDefault="00240328" w:rsidP="00284194">
            <w:pPr>
              <w:rPr>
                <w:ins w:id="424" w:author="Musavi, Hamid [USA]" w:date="2018-10-29T19:31:00Z"/>
              </w:rPr>
            </w:pPr>
            <w:ins w:id="425" w:author="Musavi, Hamid [USA]" w:date="2018-10-29T19:31:00Z">
              <w:r>
                <w:t>+90.0000001</w:t>
              </w:r>
            </w:ins>
          </w:p>
        </w:tc>
      </w:tr>
      <w:tr w:rsidR="00240328" w:rsidRPr="003E745F" w:rsidTr="00240328">
        <w:trPr>
          <w:ins w:id="426" w:author="Musavi, Hamid [USA]" w:date="2018-10-29T19:31:00Z"/>
        </w:trPr>
        <w:tc>
          <w:tcPr>
            <w:tcW w:w="1735" w:type="dxa"/>
          </w:tcPr>
          <w:p w:rsidR="00240328" w:rsidRPr="000D041D" w:rsidRDefault="00240328" w:rsidP="00284194">
            <w:pPr>
              <w:rPr>
                <w:ins w:id="427" w:author="Musavi, Hamid [USA]" w:date="2018-10-29T19:31:00Z"/>
                <w:rFonts w:ascii="Courier New" w:hAnsi="Courier New" w:cs="Courier New"/>
              </w:rPr>
            </w:pPr>
            <w:ins w:id="428" w:author="Musavi, Hamid [USA]" w:date="2018-10-29T19:31:00Z">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ins>
            <w:r>
              <w:rPr>
                <w:rFonts w:ascii="Courier New" w:hAnsi="Courier New" w:cs="Courier New"/>
              </w:rPr>
            </w:r>
            <w:ins w:id="429" w:author="Musavi, Hamid [USA]" w:date="2018-10-29T19:31:00Z">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284194">
            <w:pPr>
              <w:rPr>
                <w:ins w:id="430" w:author="Musavi, Hamid [USA]" w:date="2018-10-29T19:31:00Z"/>
                <w:rFonts w:ascii="Courier New" w:hAnsi="Courier New" w:cs="Courier New"/>
              </w:rPr>
            </w:pPr>
            <w:ins w:id="431" w:author="Musavi, Hamid [USA]" w:date="2018-10-29T19:31:00Z">
              <w:r>
                <w:rPr>
                  <w:rFonts w:ascii="Courier New" w:hAnsi="Courier New" w:cs="Courier New"/>
                </w:rPr>
                <w:t>decimal</w:t>
              </w:r>
            </w:ins>
          </w:p>
        </w:tc>
        <w:tc>
          <w:tcPr>
            <w:tcW w:w="1549" w:type="dxa"/>
          </w:tcPr>
          <w:p w:rsidR="00240328" w:rsidRPr="003E745F" w:rsidRDefault="00240328" w:rsidP="00284194">
            <w:pPr>
              <w:rPr>
                <w:ins w:id="432" w:author="Musavi, Hamid [USA]" w:date="2018-10-29T19:31:00Z"/>
              </w:rPr>
            </w:pPr>
            <w:ins w:id="433" w:author="Musavi, Hamid [USA]" w:date="2018-10-29T19:31:00Z">
              <w:r w:rsidRPr="006A1740">
                <w:t>The geographic longitude of an object</w:t>
              </w:r>
            </w:ins>
          </w:p>
        </w:tc>
        <w:tc>
          <w:tcPr>
            <w:tcW w:w="1334" w:type="dxa"/>
          </w:tcPr>
          <w:p w:rsidR="00240328" w:rsidRPr="003E745F" w:rsidRDefault="00240328" w:rsidP="00284194">
            <w:pPr>
              <w:rPr>
                <w:ins w:id="434" w:author="Musavi, Hamid [USA]" w:date="2018-10-29T19:31:00Z"/>
              </w:rPr>
            </w:pPr>
            <w:ins w:id="435" w:author="Musavi, Hamid [USA]" w:date="2018-10-29T19:31:00Z">
              <w:r>
                <w:t>Degrees</w:t>
              </w:r>
            </w:ins>
          </w:p>
        </w:tc>
        <w:tc>
          <w:tcPr>
            <w:tcW w:w="1633" w:type="dxa"/>
          </w:tcPr>
          <w:p w:rsidR="00240328" w:rsidRPr="003E745F" w:rsidRDefault="00240328" w:rsidP="00284194">
            <w:pPr>
              <w:rPr>
                <w:ins w:id="436" w:author="Musavi, Hamid [USA]" w:date="2018-10-29T19:31:00Z"/>
              </w:rPr>
            </w:pPr>
            <w:ins w:id="437" w:author="Musavi, Hamid [USA]" w:date="2018-10-29T19:31:00Z">
              <w:r>
                <w:t xml:space="preserve">- </w:t>
              </w:r>
              <w:r w:rsidRPr="00B408A7">
                <w:t>179</w:t>
              </w:r>
              <w:r>
                <w:t>.</w:t>
              </w:r>
              <w:r w:rsidRPr="00B408A7">
                <w:t>9999999</w:t>
              </w:r>
            </w:ins>
          </w:p>
        </w:tc>
        <w:tc>
          <w:tcPr>
            <w:tcW w:w="1633" w:type="dxa"/>
          </w:tcPr>
          <w:p w:rsidR="00240328" w:rsidRPr="003E745F" w:rsidRDefault="00240328" w:rsidP="00284194">
            <w:pPr>
              <w:keepNext/>
              <w:rPr>
                <w:ins w:id="438" w:author="Musavi, Hamid [USA]" w:date="2018-10-29T19:31:00Z"/>
              </w:rPr>
            </w:pPr>
            <w:ins w:id="439" w:author="Musavi, Hamid [USA]" w:date="2018-10-29T19:31:00Z">
              <w:r>
                <w:t xml:space="preserve">+ </w:t>
              </w:r>
              <w:r w:rsidRPr="00B408A7">
                <w:t>180</w:t>
              </w:r>
              <w:r>
                <w:t>.</w:t>
              </w:r>
              <w:r w:rsidRPr="00B408A7">
                <w:t>0000001</w:t>
              </w:r>
            </w:ins>
          </w:p>
        </w:tc>
      </w:tr>
    </w:tbl>
    <w:p w:rsidR="00240328" w:rsidRPr="00240328" w:rsidRDefault="00240328" w:rsidP="00240328">
      <w:pPr>
        <w:rPr>
          <w:ins w:id="440" w:author="Musavi, Hamid [USA]" w:date="2018-10-29T10:46:00Z"/>
        </w:rPr>
      </w:pPr>
    </w:p>
    <w:p w:rsidR="00ED77CC" w:rsidRDefault="00ED77CC" w:rsidP="008268A7">
      <w:pPr>
        <w:pStyle w:val="Heading1"/>
      </w:pPr>
      <w:r>
        <w:lastRenderedPageBreak/>
        <w:t>OdeTimPayload</w:t>
      </w:r>
      <w:bookmarkEnd w:id="71"/>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441" w:name="_Toc524363073"/>
      <w:r w:rsidRPr="007367E1">
        <w:t>OdeTravelerInformationMessage</w:t>
      </w:r>
      <w:bookmarkEnd w:id="441"/>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42" w:name="_Toc524363074"/>
      <w:r>
        <w:t xml:space="preserve">J2735 </w:t>
      </w:r>
      <w:r w:rsidRPr="007367E1">
        <w:t>TravelerInformation</w:t>
      </w:r>
      <w:bookmarkEnd w:id="442"/>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43" w:name="_Toc524363075"/>
      <w:r>
        <w:t>OdeDriverAlertPayload</w:t>
      </w:r>
      <w:bookmarkEnd w:id="443"/>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44" w:name="_Toc524363076"/>
      <w:r>
        <w:t>OdeBsmPayload</w:t>
      </w:r>
      <w:bookmarkEnd w:id="444"/>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1C388A"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445" w:name="_J2735BsmCoreData"/>
      <w:bookmarkStart w:id="446" w:name="_Ref471884029"/>
      <w:bookmarkStart w:id="447" w:name="_Toc524363077"/>
      <w:bookmarkEnd w:id="445"/>
      <w:r w:rsidRPr="006D1B36">
        <w:lastRenderedPageBreak/>
        <w:t>J2735BsmCoreData</w:t>
      </w:r>
      <w:bookmarkEnd w:id="446"/>
      <w:bookmarkEnd w:id="447"/>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w:t>
            </w:r>
            <w:r w:rsidRPr="0082174B">
              <w:lastRenderedPageBreak/>
              <w:t>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48" w:name="_Ref511750746"/>
            <w:r w:rsidRPr="00AE71BC">
              <w:rPr>
                <w:rStyle w:val="EndnoteReference"/>
                <w:rFonts w:ascii="Courier New" w:hAnsi="Courier New" w:cs="Courier New"/>
                <w:vertAlign w:val="baseline"/>
              </w:rPr>
              <w:endnoteReference w:id="2"/>
            </w:r>
            <w:bookmarkEnd w:id="448"/>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1C388A"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1C388A"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1C388A"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1C388A"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size</w:t>
            </w:r>
          </w:p>
        </w:tc>
        <w:tc>
          <w:tcPr>
            <w:tcW w:w="3386" w:type="dxa"/>
          </w:tcPr>
          <w:p w:rsidR="00955C0A" w:rsidRDefault="001C388A"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449" w:name="_J2735BsmPart2Content"/>
      <w:bookmarkStart w:id="450" w:name="_Ref471884050"/>
      <w:bookmarkStart w:id="451" w:name="_Toc524363078"/>
      <w:bookmarkEnd w:id="449"/>
      <w:r w:rsidRPr="006D1B36">
        <w:t>J2735BsmPart2Content</w:t>
      </w:r>
      <w:bookmarkEnd w:id="450"/>
      <w:bookmarkEnd w:id="451"/>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1C388A"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452" w:name="_5J2735Position3D"/>
      <w:bookmarkStart w:id="453" w:name="_J2735Position3D"/>
      <w:bookmarkStart w:id="454" w:name="_OdePosition3D"/>
      <w:bookmarkStart w:id="455" w:name="_Toc462052335"/>
      <w:bookmarkStart w:id="456" w:name="_Ref511749931"/>
      <w:bookmarkStart w:id="457" w:name="_Toc524363079"/>
      <w:bookmarkEnd w:id="452"/>
      <w:bookmarkEnd w:id="453"/>
      <w:bookmarkEnd w:id="454"/>
      <w:r>
        <w:t>Ode</w:t>
      </w:r>
      <w:r w:rsidR="00D23963" w:rsidRPr="006719D6">
        <w:t>Position3D</w:t>
      </w:r>
      <w:bookmarkEnd w:id="455"/>
      <w:bookmarkEnd w:id="456"/>
      <w:bookmarkEnd w:id="457"/>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458" w:name="_Toc456253340"/>
      <w:r>
        <w:t xml:space="preserve">Table </w:t>
      </w:r>
      <w:fldSimple w:instr=" SEQ Table \* ARABIC ">
        <w:r w:rsidR="00B9778E">
          <w:rPr>
            <w:noProof/>
          </w:rPr>
          <w:t>12</w:t>
        </w:r>
      </w:fldSimple>
      <w:r>
        <w:t xml:space="preserve"> - </w:t>
      </w:r>
      <w:r w:rsidRPr="00633532">
        <w:t>OdePosition3D</w:t>
      </w:r>
      <w:bookmarkEnd w:id="458"/>
    </w:p>
    <w:p w:rsidR="00D23963" w:rsidRDefault="00D23963" w:rsidP="008268A7">
      <w:pPr>
        <w:pStyle w:val="Heading2"/>
      </w:pPr>
      <w:bookmarkStart w:id="459" w:name="_J2735AccelerationSet4Way"/>
      <w:bookmarkStart w:id="460" w:name="_Ref511749985"/>
      <w:bookmarkStart w:id="461" w:name="_Toc524363080"/>
      <w:bookmarkEnd w:id="459"/>
      <w:r w:rsidRPr="00BA3CFB">
        <w:t>J2735AccelerationSet4Way</w:t>
      </w:r>
      <w:bookmarkEnd w:id="460"/>
      <w:bookmarkEnd w:id="461"/>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w:t>
            </w:r>
            <w:r>
              <w:lastRenderedPageBreak/>
              <w:t xml:space="preserve">i.e. acceleration perpendicular to the direction of travel. </w:t>
            </w:r>
          </w:p>
        </w:tc>
        <w:tc>
          <w:tcPr>
            <w:tcW w:w="1797" w:type="dxa"/>
          </w:tcPr>
          <w:p w:rsidR="00D23963" w:rsidRPr="006E5FF6" w:rsidRDefault="00D23963" w:rsidP="008268A7">
            <w:pPr>
              <w:rPr>
                <w:vertAlign w:val="superscript"/>
              </w:rPr>
            </w:pPr>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462" w:name="_J2735PositionalAccuracy"/>
      <w:bookmarkStart w:id="463" w:name="_Ref511749998"/>
      <w:bookmarkStart w:id="464" w:name="_Toc524363081"/>
      <w:bookmarkEnd w:id="462"/>
      <w:r w:rsidRPr="00BA3CFB">
        <w:t>J2735PositionalAccuracy</w:t>
      </w:r>
      <w:bookmarkEnd w:id="463"/>
      <w:bookmarkEnd w:id="464"/>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465" w:name="_J2735TransmissionState"/>
      <w:bookmarkStart w:id="466" w:name="_J2735BrakeSystemStatus"/>
      <w:bookmarkStart w:id="467" w:name="_Ref511810037"/>
      <w:bookmarkStart w:id="468" w:name="_Toc524363082"/>
      <w:bookmarkEnd w:id="465"/>
      <w:bookmarkEnd w:id="466"/>
      <w:r w:rsidRPr="00BA3CFB">
        <w:t>J2735BrakeSystemStatus</w:t>
      </w:r>
      <w:bookmarkEnd w:id="467"/>
      <w:bookmarkEnd w:id="468"/>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lastRenderedPageBreak/>
              <w:t>wheelBrakes</w:t>
            </w:r>
          </w:p>
        </w:tc>
        <w:tc>
          <w:tcPr>
            <w:tcW w:w="2682" w:type="dxa"/>
          </w:tcPr>
          <w:p w:rsidR="00D23963" w:rsidRPr="000D041D" w:rsidRDefault="001C388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lastRenderedPageBreak/>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469" w:name="_J2735VehicleSize"/>
      <w:bookmarkStart w:id="470" w:name="_Ref511810128"/>
      <w:bookmarkStart w:id="471" w:name="_Toc524363083"/>
      <w:bookmarkEnd w:id="469"/>
      <w:r w:rsidRPr="0068352B">
        <w:t>J2735VehicleSize</w:t>
      </w:r>
      <w:bookmarkEnd w:id="470"/>
      <w:bookmarkEnd w:id="471"/>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472" w:name="_J2735BitString"/>
      <w:bookmarkStart w:id="473" w:name="_Toc524363084"/>
      <w:bookmarkEnd w:id="472"/>
      <w:r w:rsidRPr="0068352B">
        <w:t>J2735BitString</w:t>
      </w:r>
      <w:bookmarkEnd w:id="473"/>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474" w:name="_J2735VehicleSafetyExtensions"/>
      <w:bookmarkStart w:id="475" w:name="_Toc524363085"/>
      <w:bookmarkEnd w:id="474"/>
      <w:r w:rsidRPr="0068352B">
        <w:t>J2735VehicleSafetyExtensions</w:t>
      </w:r>
      <w:bookmarkEnd w:id="475"/>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1C388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1C388A"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1C388A"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1C388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476" w:name="_J2735SpecialVehicleExtensions"/>
      <w:bookmarkStart w:id="477" w:name="_Toc524363086"/>
      <w:bookmarkEnd w:id="476"/>
      <w:r w:rsidRPr="008F46C9">
        <w:t>J2735SpecialVehicleExtensions</w:t>
      </w:r>
      <w:bookmarkEnd w:id="477"/>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1C388A"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1C388A"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1C388A"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lastRenderedPageBreak/>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478" w:name="_J2735SupplementalVehicleExtensions"/>
      <w:bookmarkStart w:id="479" w:name="_Toc524363087"/>
      <w:bookmarkEnd w:id="478"/>
      <w:r w:rsidRPr="00C644FE">
        <w:t>J2735SupplementalVehicleExtensions</w:t>
      </w:r>
      <w:bookmarkEnd w:id="479"/>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1C388A"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1C388A"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1C388A"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1C388A"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1C388A"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1C388A"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1C388A"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 xml:space="preserve">upports connected vehicles which will be collecting and parsing BSMs as they travel: these consist of speed data reported from the opposite direction. Each equipped vehicle </w:t>
            </w:r>
            <w:r w:rsidRPr="001D2392">
              <w:lastRenderedPageBreak/>
              <w:t>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1C388A"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480" w:name="_J2735PathHistory"/>
      <w:bookmarkStart w:id="481" w:name="_Toc524363088"/>
      <w:bookmarkEnd w:id="480"/>
      <w:r w:rsidRPr="008A4FC6">
        <w:t>J2735PathHistory</w:t>
      </w:r>
      <w:bookmarkEnd w:id="481"/>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1C388A"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1C388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482" w:name="_J2735PathPrediction"/>
      <w:bookmarkStart w:id="483" w:name="_Toc524363089"/>
      <w:bookmarkEnd w:id="482"/>
      <w:r w:rsidRPr="008A4FC6">
        <w:t>J2735PathPrediction</w:t>
      </w:r>
      <w:bookmarkEnd w:id="483"/>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484" w:name="_J2735EmergencyDetails"/>
      <w:bookmarkStart w:id="485" w:name="_Ref511816853"/>
      <w:bookmarkStart w:id="486" w:name="_Toc524363090"/>
      <w:bookmarkEnd w:id="484"/>
      <w:r w:rsidRPr="008A4FC6">
        <w:t>J2735EmergencyDetails</w:t>
      </w:r>
      <w:bookmarkEnd w:id="485"/>
      <w:bookmarkEnd w:id="486"/>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1C388A"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487" w:name="_J2735EventDescription"/>
      <w:bookmarkStart w:id="488" w:name="_Toc524363091"/>
      <w:bookmarkEnd w:id="487"/>
      <w:r w:rsidRPr="00C219BA">
        <w:t>J2735EventDescription</w:t>
      </w:r>
      <w:bookmarkEnd w:id="488"/>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1C388A"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489" w:name="_J2735TrailerData"/>
      <w:bookmarkStart w:id="490" w:name="_Toc524363092"/>
      <w:bookmarkEnd w:id="489"/>
      <w:r w:rsidRPr="00C219BA">
        <w:t>J2735TrailerData</w:t>
      </w:r>
      <w:bookmarkEnd w:id="490"/>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lastRenderedPageBreak/>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1C388A"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491" w:name="_J2735VehicleClassification"/>
      <w:bookmarkStart w:id="492" w:name="_Ref511817467"/>
      <w:bookmarkStart w:id="493" w:name="_Toc524363093"/>
      <w:bookmarkEnd w:id="491"/>
      <w:r w:rsidRPr="008A2877">
        <w:t>J2735VehicleClassification</w:t>
      </w:r>
      <w:bookmarkEnd w:id="492"/>
      <w:bookmarkEnd w:id="493"/>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similar to the list used for the Highway Performance Monitoring System (HPMS) in the US region. In this standard, the HPMS list is used in the </w:t>
            </w:r>
            <w:r w:rsidRPr="000A243D">
              <w:lastRenderedPageBreak/>
              <w:t>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494" w:name="_J2735VehicleData"/>
      <w:bookmarkStart w:id="495" w:name="_Toc524363094"/>
      <w:bookmarkEnd w:id="494"/>
      <w:r w:rsidRPr="0030246B">
        <w:t>J2735VehicleData</w:t>
      </w:r>
      <w:bookmarkEnd w:id="495"/>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lastRenderedPageBreak/>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1C388A"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496" w:name="_J2735WeatherReport"/>
      <w:bookmarkStart w:id="497" w:name="_Toc524363095"/>
      <w:bookmarkEnd w:id="496"/>
      <w:r w:rsidRPr="008E57CC">
        <w:t>J2735WeatherReport</w:t>
      </w:r>
      <w:bookmarkEnd w:id="497"/>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498" w:name="_J2735WeatherProbe"/>
      <w:bookmarkStart w:id="499" w:name="_Toc524363096"/>
      <w:bookmarkEnd w:id="498"/>
      <w:r w:rsidRPr="00D13329">
        <w:t>J2735WeatherProbe</w:t>
      </w:r>
      <w:bookmarkEnd w:id="499"/>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1C388A"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500" w:name="_J2735WiperSet"/>
      <w:bookmarkStart w:id="501" w:name="_Ref511899307"/>
      <w:bookmarkStart w:id="502" w:name="_Toc524363097"/>
      <w:bookmarkEnd w:id="500"/>
      <w:r w:rsidRPr="009C514A">
        <w:t>J2735WiperSet</w:t>
      </w:r>
      <w:bookmarkEnd w:id="501"/>
      <w:bookmarkEnd w:id="502"/>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lastRenderedPageBreak/>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503" w:name="_J2735ObstacleDetection"/>
      <w:bookmarkStart w:id="504" w:name="_Toc524363098"/>
      <w:bookmarkEnd w:id="503"/>
      <w:r w:rsidRPr="00E274B6">
        <w:t>J2735ObstacleDetection</w:t>
      </w:r>
      <w:bookmarkEnd w:id="504"/>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w:t>
            </w:r>
            <w:r w:rsidRPr="005056CD">
              <w:lastRenderedPageBreak/>
              <w:t>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1C388A"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1C388A"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505" w:name="_J2735DDateTime"/>
      <w:bookmarkStart w:id="506" w:name="_Toc524363099"/>
      <w:bookmarkEnd w:id="505"/>
      <w:r w:rsidRPr="005056CD">
        <w:t>J2735DDateTime</w:t>
      </w:r>
      <w:bookmarkEnd w:id="506"/>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lastRenderedPageBreak/>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lastRenderedPageBreak/>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507" w:name="_J2735DisabledVehicle"/>
      <w:bookmarkStart w:id="508" w:name="_Toc524363100"/>
      <w:bookmarkEnd w:id="507"/>
      <w:r w:rsidRPr="00E45AA5">
        <w:t>J2735DisabledVehicle</w:t>
      </w:r>
      <w:bookmarkEnd w:id="508"/>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509" w:name="_J2735SpeedProfile"/>
      <w:bookmarkStart w:id="510" w:name="_Toc524363101"/>
      <w:bookmarkEnd w:id="509"/>
      <w:r w:rsidRPr="006D1AAC">
        <w:t>J2735SpeedProfile</w:t>
      </w:r>
      <w:bookmarkEnd w:id="510"/>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w:t>
            </w:r>
            <w:r w:rsidRPr="00E32F45">
              <w:lastRenderedPageBreak/>
              <w:t>value 30 shall be used for 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511" w:name="_J2735RTCMPackage"/>
      <w:bookmarkStart w:id="512" w:name="_Toc524363102"/>
      <w:bookmarkEnd w:id="511"/>
      <w:r w:rsidRPr="007251EE">
        <w:t>J2735RTCMPackage</w:t>
      </w:r>
      <w:bookmarkEnd w:id="512"/>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1C388A"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513" w:name="_J2735RegionalContent"/>
      <w:bookmarkEnd w:id="513"/>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514" w:name="_J2735RTCMheader"/>
      <w:bookmarkStart w:id="515" w:name="_Toc524363103"/>
      <w:bookmarkEnd w:id="514"/>
      <w:r w:rsidRPr="00DC1FE7">
        <w:t>J2735RTCMheader</w:t>
      </w:r>
      <w:bookmarkEnd w:id="515"/>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1C388A"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lastRenderedPageBreak/>
              <w:t>status</w:t>
            </w:r>
          </w:p>
        </w:tc>
        <w:tc>
          <w:tcPr>
            <w:tcW w:w="2989" w:type="dxa"/>
          </w:tcPr>
          <w:p w:rsidR="00743995" w:rsidRPr="000D041D" w:rsidRDefault="001C388A"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516" w:name="_J2735AntennaOffsetSet"/>
      <w:bookmarkStart w:id="517" w:name="_Toc524363104"/>
      <w:bookmarkEnd w:id="516"/>
      <w:r w:rsidRPr="00743995">
        <w:t>J2735AntennaOffsetSet</w:t>
      </w:r>
      <w:bookmarkEnd w:id="517"/>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w:t>
            </w:r>
            <w:r w:rsidRPr="007525DE">
              <w:lastRenderedPageBreak/>
              <w:t>reference, non-vehicle centric coordinate 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518" w:name="_J2735FullPositionVector"/>
      <w:bookmarkStart w:id="519" w:name="_Toc524363105"/>
      <w:bookmarkEnd w:id="518"/>
      <w:r w:rsidRPr="00DC57ED">
        <w:t>J2735FullPositionVector</w:t>
      </w:r>
      <w:bookmarkEnd w:id="519"/>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1C388A"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1C388A"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1C388A"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1C388A"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1C388A"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1C388A"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520" w:name="_J2735TransmissionAndSpeed"/>
      <w:bookmarkStart w:id="521" w:name="_Toc524363106"/>
      <w:bookmarkEnd w:id="520"/>
      <w:r w:rsidRPr="00BA23A7">
        <w:t>J2735TransmissionAndSpeed</w:t>
      </w:r>
      <w:bookmarkEnd w:id="521"/>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522" w:name="_J2735TransmissionState_1"/>
      <w:bookmarkEnd w:id="522"/>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523" w:name="_J2735PositionConfidenceSet"/>
      <w:bookmarkStart w:id="524" w:name="_Toc524363107"/>
      <w:bookmarkEnd w:id="523"/>
      <w:r w:rsidRPr="00BA23A7">
        <w:t>J2735PositionConfidenceSet</w:t>
      </w:r>
      <w:bookmarkEnd w:id="524"/>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525" w:name="_J2735SpeedandHeadingandThrottleConf"/>
      <w:bookmarkStart w:id="526" w:name="_Toc524363108"/>
      <w:bookmarkEnd w:id="525"/>
      <w:r w:rsidRPr="00BA23A7">
        <w:lastRenderedPageBreak/>
        <w:t>J2735SpeedandHeadingandThrottleConfidence</w:t>
      </w:r>
      <w:bookmarkEnd w:id="526"/>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527" w:name="_J2735PathHistoryPoint"/>
      <w:bookmarkStart w:id="528" w:name="_Toc524363109"/>
      <w:bookmarkEnd w:id="527"/>
      <w:r w:rsidRPr="00750EEC">
        <w:t>J2735PathHistoryPoint</w:t>
      </w:r>
      <w:bookmarkEnd w:id="528"/>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 xml:space="preserve">direction </w:t>
            </w:r>
            <w:r w:rsidRPr="0033406E">
              <w:lastRenderedPageBreak/>
              <w:t>from the last point</w:t>
            </w:r>
          </w:p>
        </w:tc>
        <w:tc>
          <w:tcPr>
            <w:tcW w:w="868" w:type="dxa"/>
          </w:tcPr>
          <w:p w:rsidR="00EE21A8" w:rsidRPr="00EE21A8" w:rsidRDefault="00EE21A8" w:rsidP="008268A7">
            <w:r w:rsidRPr="00EE21A8">
              <w:lastRenderedPageBreak/>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1C388A"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529" w:name="_J2735PrivilegedEvents"/>
      <w:bookmarkStart w:id="530" w:name="_Toc524363110"/>
      <w:bookmarkEnd w:id="529"/>
      <w:r w:rsidRPr="00EA5684">
        <w:t>J2735PrivilegedEvents</w:t>
      </w:r>
      <w:bookmarkEnd w:id="530"/>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1C388A"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531" w:name="_J2735Extent"/>
      <w:bookmarkStart w:id="532" w:name="_J2735PivotPointDescription"/>
      <w:bookmarkStart w:id="533" w:name="_Toc524363111"/>
      <w:bookmarkEnd w:id="531"/>
      <w:bookmarkEnd w:id="532"/>
      <w:r w:rsidRPr="00D359EF">
        <w:t>J2735PivotPointDescription</w:t>
      </w:r>
      <w:bookmarkEnd w:id="533"/>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w:t>
            </w:r>
            <w:r>
              <w:lastRenderedPageBreak/>
              <w:t>this unit and the unit ahead which is pulling it. This value is required to project the 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534" w:name="_J2735TrailerUnitDescription"/>
      <w:bookmarkStart w:id="535" w:name="_Toc524363112"/>
      <w:bookmarkEnd w:id="534"/>
      <w:r w:rsidRPr="00623372">
        <w:t>J2735TrailerUnitDescription</w:t>
      </w:r>
      <w:bookmarkEnd w:id="535"/>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1C388A"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1C388A"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1C388A"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1C388A"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lastRenderedPageBreak/>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536" w:name="_J2735BumperHeights"/>
      <w:bookmarkStart w:id="537" w:name="_Toc524363113"/>
      <w:bookmarkEnd w:id="536"/>
      <w:r w:rsidRPr="00DD77A1">
        <w:t>J2735BumperHeights</w:t>
      </w:r>
      <w:bookmarkEnd w:id="537"/>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538" w:name="_J2735TrailerHistoryPoint"/>
      <w:bookmarkStart w:id="539" w:name="_Toc524363114"/>
      <w:bookmarkEnd w:id="538"/>
      <w:r w:rsidRPr="002026AB">
        <w:t>J2735TrailerHistoryPoint</w:t>
      </w:r>
      <w:bookmarkEnd w:id="539"/>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lastRenderedPageBreak/>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1C388A"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540" w:name="_J2735Node_XY"/>
      <w:bookmarkStart w:id="541" w:name="_Toc524363115"/>
      <w:bookmarkEnd w:id="540"/>
      <w:r w:rsidRPr="000E6669">
        <w:t>J2735Node_XY</w:t>
      </w:r>
      <w:bookmarkEnd w:id="541"/>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542" w:name="_Toc524363116"/>
      <w:r>
        <w:rPr>
          <w:lang w:eastAsia="ja-JP"/>
        </w:rPr>
        <w:t>Sample Data</w:t>
      </w:r>
      <w:bookmarkEnd w:id="542"/>
    </w:p>
    <w:p w:rsidR="00A1173A" w:rsidRDefault="00A1173A" w:rsidP="00A1173A">
      <w:pPr>
        <w:pStyle w:val="Heading2"/>
      </w:pPr>
      <w:bookmarkStart w:id="543" w:name="_Toc524363117"/>
      <w:r>
        <w:t>Sample TIM Data</w:t>
      </w:r>
      <w:bookmarkEnd w:id="543"/>
    </w:p>
    <w:p w:rsidR="00A1173A" w:rsidRDefault="00CC3809" w:rsidP="00A1173A">
      <w:pPr>
        <w:pStyle w:val="Heading3"/>
      </w:pPr>
      <w:bookmarkStart w:id="544" w:name="_ODE_Broadcast_TIM"/>
      <w:bookmarkStart w:id="545" w:name="_Toc524363118"/>
      <w:bookmarkEnd w:id="544"/>
      <w:r>
        <w:t xml:space="preserve">ODE </w:t>
      </w:r>
      <w:r w:rsidR="00A1173A">
        <w:t>Broadcast TIM</w:t>
      </w:r>
      <w:bookmarkEnd w:id="545"/>
    </w:p>
    <w:p w:rsidR="00A1173A" w:rsidRPr="008B1559" w:rsidRDefault="00A1173A" w:rsidP="00A1173A">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ins w:id="546" w:author="Musavi, Hamid [USA]" w:date="2018-11-13T10:00:00Z"/>
          <w:rFonts w:ascii="Courier New" w:hAnsi="Courier New" w:cs="Courier New"/>
          <w:sz w:val="20"/>
          <w:szCs w:val="20"/>
        </w:rPr>
      </w:pPr>
      <w:ins w:id="547" w:author="Musavi, Hamid [USA]" w:date="2018-11-13T10:00:00Z">
        <w:r w:rsidRPr="000B2548">
          <w:rPr>
            <w:rFonts w:ascii="Courier New" w:hAnsi="Courier New" w:cs="Courier New"/>
            <w:sz w:val="20"/>
            <w:szCs w:val="20"/>
          </w:rPr>
          <w:t xml:space="preserve">    "request": {</w:t>
        </w:r>
      </w:ins>
    </w:p>
    <w:p w:rsidR="00A90A98" w:rsidRPr="000B2548" w:rsidRDefault="00A90A98" w:rsidP="00A90A98">
      <w:pPr>
        <w:shd w:val="clear" w:color="auto" w:fill="D9D9D9" w:themeFill="background1" w:themeFillShade="D9"/>
        <w:spacing w:after="0"/>
        <w:rPr>
          <w:ins w:id="548" w:author="Musavi, Hamid [USA]" w:date="2018-11-13T10:00:00Z"/>
          <w:rFonts w:ascii="Courier New" w:hAnsi="Courier New" w:cs="Courier New"/>
          <w:sz w:val="20"/>
          <w:szCs w:val="20"/>
        </w:rPr>
      </w:pPr>
      <w:ins w:id="549" w:author="Musavi, Hamid [USA]" w:date="2018-11-13T10:00:00Z">
        <w:r w:rsidRPr="000B2548">
          <w:rPr>
            <w:rFonts w:ascii="Courier New" w:hAnsi="Courier New" w:cs="Courier New"/>
            <w:sz w:val="20"/>
            <w:szCs w:val="20"/>
          </w:rPr>
          <w:t xml:space="preserve">      "ode": {</w:t>
        </w:r>
      </w:ins>
    </w:p>
    <w:p w:rsidR="00A90A98" w:rsidRPr="000B2548" w:rsidRDefault="00A90A98" w:rsidP="00A90A98">
      <w:pPr>
        <w:shd w:val="clear" w:color="auto" w:fill="D9D9D9" w:themeFill="background1" w:themeFillShade="D9"/>
        <w:spacing w:after="0"/>
        <w:rPr>
          <w:ins w:id="550" w:author="Musavi, Hamid [USA]" w:date="2018-11-13T10:00:00Z"/>
          <w:rFonts w:ascii="Courier New" w:hAnsi="Courier New" w:cs="Courier New"/>
          <w:sz w:val="20"/>
          <w:szCs w:val="20"/>
        </w:rPr>
      </w:pPr>
      <w:ins w:id="551" w:author="Musavi, Hamid [USA]" w:date="2018-11-13T10:00:00Z">
        <w:r w:rsidRPr="000B2548">
          <w:rPr>
            <w:rFonts w:ascii="Courier New" w:hAnsi="Courier New" w:cs="Courier New"/>
            <w:sz w:val="20"/>
            <w:szCs w:val="20"/>
          </w:rPr>
          <w:t xml:space="preserve">        "verb": "POST",</w:t>
        </w:r>
      </w:ins>
    </w:p>
    <w:p w:rsidR="00A90A98" w:rsidRPr="000B2548" w:rsidRDefault="00A90A98" w:rsidP="00A90A98">
      <w:pPr>
        <w:shd w:val="clear" w:color="auto" w:fill="D9D9D9" w:themeFill="background1" w:themeFillShade="D9"/>
        <w:spacing w:after="0"/>
        <w:rPr>
          <w:ins w:id="552" w:author="Musavi, Hamid [USA]" w:date="2018-11-13T10:00:00Z"/>
          <w:rFonts w:ascii="Courier New" w:hAnsi="Courier New" w:cs="Courier New"/>
          <w:sz w:val="20"/>
          <w:szCs w:val="20"/>
        </w:rPr>
      </w:pPr>
      <w:ins w:id="553" w:author="Musavi, Hamid [USA]" w:date="2018-11-13T10:00:00Z">
        <w:r w:rsidRPr="000B2548">
          <w:rPr>
            <w:rFonts w:ascii="Courier New" w:hAnsi="Courier New" w:cs="Courier New"/>
            <w:sz w:val="20"/>
            <w:szCs w:val="20"/>
          </w:rPr>
          <w:t xml:space="preserve">        "version": 2,</w:t>
        </w:r>
      </w:ins>
    </w:p>
    <w:p w:rsidR="00A90A98" w:rsidRPr="000B2548" w:rsidRDefault="00A90A98" w:rsidP="00A90A98">
      <w:pPr>
        <w:shd w:val="clear" w:color="auto" w:fill="D9D9D9" w:themeFill="background1" w:themeFillShade="D9"/>
        <w:spacing w:after="0"/>
        <w:rPr>
          <w:ins w:id="554" w:author="Musavi, Hamid [USA]" w:date="2018-11-13T10:00:00Z"/>
          <w:rFonts w:ascii="Courier New" w:hAnsi="Courier New" w:cs="Courier New"/>
          <w:sz w:val="20"/>
          <w:szCs w:val="20"/>
        </w:rPr>
      </w:pPr>
      <w:ins w:id="555" w:author="Musavi, Hamid [USA]" w:date="2018-11-13T10:00:00Z">
        <w:r w:rsidRPr="000B2548">
          <w:rPr>
            <w:rFonts w:ascii="Courier New" w:hAnsi="Courier New" w:cs="Courier New"/>
            <w:sz w:val="20"/>
            <w:szCs w:val="20"/>
          </w:rPr>
          <w:lastRenderedPageBreak/>
          <w:t xml:space="preserve">        "rsuIndex": 10</w:t>
        </w:r>
      </w:ins>
    </w:p>
    <w:p w:rsidR="00A90A98" w:rsidRPr="000B2548" w:rsidRDefault="00A90A98" w:rsidP="00A90A98">
      <w:pPr>
        <w:shd w:val="clear" w:color="auto" w:fill="D9D9D9" w:themeFill="background1" w:themeFillShade="D9"/>
        <w:spacing w:after="0"/>
        <w:rPr>
          <w:ins w:id="556" w:author="Musavi, Hamid [USA]" w:date="2018-11-13T10:00:00Z"/>
          <w:rFonts w:ascii="Courier New" w:hAnsi="Courier New" w:cs="Courier New"/>
          <w:sz w:val="20"/>
          <w:szCs w:val="20"/>
        </w:rPr>
      </w:pPr>
      <w:ins w:id="557" w:author="Musavi, Hamid [USA]" w:date="2018-11-13T10:00:00Z">
        <w:r w:rsidRPr="000B2548">
          <w:rPr>
            <w:rFonts w:ascii="Courier New" w:hAnsi="Courier New" w:cs="Courier New"/>
            <w:sz w:val="20"/>
            <w:szCs w:val="20"/>
          </w:rPr>
          <w:t xml:space="preserve">      },</w:t>
        </w:r>
      </w:ins>
    </w:p>
    <w:p w:rsidR="00A90A98" w:rsidRPr="000B2548" w:rsidRDefault="00A90A98" w:rsidP="00A90A98">
      <w:pPr>
        <w:shd w:val="clear" w:color="auto" w:fill="D9D9D9" w:themeFill="background1" w:themeFillShade="D9"/>
        <w:spacing w:after="0"/>
        <w:rPr>
          <w:ins w:id="558" w:author="Musavi, Hamid [USA]" w:date="2018-11-13T10:00:00Z"/>
          <w:rFonts w:ascii="Courier New" w:hAnsi="Courier New" w:cs="Courier New"/>
          <w:sz w:val="20"/>
          <w:szCs w:val="20"/>
        </w:rPr>
      </w:pPr>
      <w:ins w:id="559" w:author="Musavi, Hamid [USA]" w:date="2018-11-13T10:00:00Z">
        <w:r w:rsidRPr="000B2548">
          <w:rPr>
            <w:rFonts w:ascii="Courier New" w:hAnsi="Courier New" w:cs="Courier New"/>
            <w:sz w:val="20"/>
            <w:szCs w:val="20"/>
          </w:rPr>
          <w:t xml:space="preserve">      "rsus": [</w:t>
        </w:r>
      </w:ins>
    </w:p>
    <w:p w:rsidR="00A90A98" w:rsidRPr="000B2548" w:rsidRDefault="00A90A98" w:rsidP="00A90A98">
      <w:pPr>
        <w:shd w:val="clear" w:color="auto" w:fill="D9D9D9" w:themeFill="background1" w:themeFillShade="D9"/>
        <w:spacing w:after="0"/>
        <w:rPr>
          <w:ins w:id="560" w:author="Musavi, Hamid [USA]" w:date="2018-11-13T10:00:00Z"/>
          <w:rFonts w:ascii="Courier New" w:hAnsi="Courier New" w:cs="Courier New"/>
          <w:sz w:val="20"/>
          <w:szCs w:val="20"/>
        </w:rPr>
      </w:pPr>
      <w:ins w:id="561" w:author="Musavi, Hamid [USA]" w:date="2018-11-13T10:00:00Z">
        <w:r w:rsidRPr="000B2548">
          <w:rPr>
            <w:rFonts w:ascii="Courier New" w:hAnsi="Courier New" w:cs="Courier New"/>
            <w:sz w:val="20"/>
            <w:szCs w:val="20"/>
          </w:rPr>
          <w:t xml:space="preserve">        {</w:t>
        </w:r>
      </w:ins>
    </w:p>
    <w:p w:rsidR="00A90A98" w:rsidRPr="000B2548" w:rsidRDefault="00A90A98" w:rsidP="00A90A98">
      <w:pPr>
        <w:shd w:val="clear" w:color="auto" w:fill="D9D9D9" w:themeFill="background1" w:themeFillShade="D9"/>
        <w:spacing w:after="0"/>
        <w:rPr>
          <w:ins w:id="562" w:author="Musavi, Hamid [USA]" w:date="2018-11-13T10:00:00Z"/>
          <w:rFonts w:ascii="Courier New" w:hAnsi="Courier New" w:cs="Courier New"/>
          <w:sz w:val="20"/>
          <w:szCs w:val="20"/>
        </w:rPr>
      </w:pPr>
      <w:ins w:id="563" w:author="Musavi, Hamid [USA]" w:date="2018-11-13T10:00:00Z">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ins>
    </w:p>
    <w:p w:rsidR="00A90A98" w:rsidRPr="000B2548" w:rsidRDefault="00A90A98" w:rsidP="00A90A98">
      <w:pPr>
        <w:shd w:val="clear" w:color="auto" w:fill="D9D9D9" w:themeFill="background1" w:themeFillShade="D9"/>
        <w:spacing w:after="0"/>
        <w:rPr>
          <w:ins w:id="564" w:author="Musavi, Hamid [USA]" w:date="2018-11-13T10:00:00Z"/>
          <w:rFonts w:ascii="Courier New" w:hAnsi="Courier New" w:cs="Courier New"/>
          <w:sz w:val="20"/>
          <w:szCs w:val="20"/>
        </w:rPr>
      </w:pPr>
      <w:ins w:id="565" w:author="Musavi, Hamid [USA]" w:date="2018-11-13T10:00:00Z">
        <w:r w:rsidRPr="000B2548">
          <w:rPr>
            <w:rFonts w:ascii="Courier New" w:hAnsi="Courier New" w:cs="Courier New"/>
            <w:sz w:val="20"/>
            <w:szCs w:val="20"/>
          </w:rPr>
          <w:t xml:space="preserve">          "rsuUsername": "</w:t>
        </w:r>
      </w:ins>
      <w:ins w:id="566" w:author="Musavi, Hamid [USA]" w:date="2018-11-13T10:24:00Z">
        <w:r w:rsidR="0081076A">
          <w:rPr>
            <w:rFonts w:ascii="Courier New" w:hAnsi="Courier New" w:cs="Courier New"/>
            <w:sz w:val="20"/>
            <w:szCs w:val="20"/>
          </w:rPr>
          <w:t>username</w:t>
        </w:r>
      </w:ins>
      <w:ins w:id="567" w:author="Musavi, Hamid [USA]" w:date="2018-11-13T10:00:00Z">
        <w:r w:rsidRPr="000B2548">
          <w:rPr>
            <w:rFonts w:ascii="Courier New" w:hAnsi="Courier New" w:cs="Courier New"/>
            <w:sz w:val="20"/>
            <w:szCs w:val="20"/>
          </w:rPr>
          <w:t>",</w:t>
        </w:r>
      </w:ins>
    </w:p>
    <w:p w:rsidR="00A90A98" w:rsidRPr="000B2548" w:rsidRDefault="00A90A98" w:rsidP="00A90A98">
      <w:pPr>
        <w:shd w:val="clear" w:color="auto" w:fill="D9D9D9" w:themeFill="background1" w:themeFillShade="D9"/>
        <w:spacing w:after="0"/>
        <w:rPr>
          <w:ins w:id="568" w:author="Musavi, Hamid [USA]" w:date="2018-11-13T10:00:00Z"/>
          <w:rFonts w:ascii="Courier New" w:hAnsi="Courier New" w:cs="Courier New"/>
          <w:sz w:val="20"/>
          <w:szCs w:val="20"/>
        </w:rPr>
      </w:pPr>
      <w:ins w:id="569" w:author="Musavi, Hamid [USA]" w:date="2018-11-13T10:00:00Z">
        <w:r w:rsidRPr="000B2548">
          <w:rPr>
            <w:rFonts w:ascii="Courier New" w:hAnsi="Courier New" w:cs="Courier New"/>
            <w:sz w:val="20"/>
            <w:szCs w:val="20"/>
          </w:rPr>
          <w:t xml:space="preserve">          "rsuRetries": 1,</w:t>
        </w:r>
      </w:ins>
    </w:p>
    <w:p w:rsidR="00A90A98" w:rsidRPr="000B2548" w:rsidRDefault="00A90A98" w:rsidP="00A90A98">
      <w:pPr>
        <w:shd w:val="clear" w:color="auto" w:fill="D9D9D9" w:themeFill="background1" w:themeFillShade="D9"/>
        <w:spacing w:after="0"/>
        <w:rPr>
          <w:ins w:id="570" w:author="Musavi, Hamid [USA]" w:date="2018-11-13T10:00:00Z"/>
          <w:rFonts w:ascii="Courier New" w:hAnsi="Courier New" w:cs="Courier New"/>
          <w:sz w:val="20"/>
          <w:szCs w:val="20"/>
        </w:rPr>
      </w:pPr>
      <w:ins w:id="571" w:author="Musavi, Hamid [USA]" w:date="2018-11-13T10:00:00Z">
        <w:r w:rsidRPr="000B2548">
          <w:rPr>
            <w:rFonts w:ascii="Courier New" w:hAnsi="Courier New" w:cs="Courier New"/>
            <w:sz w:val="20"/>
            <w:szCs w:val="20"/>
          </w:rPr>
          <w:t xml:space="preserve">          "rsuTimeout": 1000,</w:t>
        </w:r>
      </w:ins>
    </w:p>
    <w:p w:rsidR="00A90A98" w:rsidRPr="000B2548" w:rsidRDefault="00A90A98" w:rsidP="00A90A98">
      <w:pPr>
        <w:shd w:val="clear" w:color="auto" w:fill="D9D9D9" w:themeFill="background1" w:themeFillShade="D9"/>
        <w:spacing w:after="0"/>
        <w:rPr>
          <w:ins w:id="572" w:author="Musavi, Hamid [USA]" w:date="2018-11-13T10:00:00Z"/>
          <w:rFonts w:ascii="Courier New" w:hAnsi="Courier New" w:cs="Courier New"/>
          <w:sz w:val="20"/>
          <w:szCs w:val="20"/>
        </w:rPr>
      </w:pPr>
      <w:ins w:id="573" w:author="Musavi, Hamid [USA]" w:date="2018-11-13T10:00:00Z">
        <w:r w:rsidRPr="000B2548">
          <w:rPr>
            <w:rFonts w:ascii="Courier New" w:hAnsi="Courier New" w:cs="Courier New"/>
            <w:sz w:val="20"/>
            <w:szCs w:val="20"/>
          </w:rPr>
          <w:t xml:space="preserve">          "rsuPassword": "password"</w:t>
        </w:r>
      </w:ins>
    </w:p>
    <w:p w:rsidR="00A90A98" w:rsidRPr="000B2548" w:rsidRDefault="00A90A98" w:rsidP="00A90A98">
      <w:pPr>
        <w:shd w:val="clear" w:color="auto" w:fill="D9D9D9" w:themeFill="background1" w:themeFillShade="D9"/>
        <w:spacing w:after="0"/>
        <w:rPr>
          <w:ins w:id="574" w:author="Musavi, Hamid [USA]" w:date="2018-11-13T10:00:00Z"/>
          <w:rFonts w:ascii="Courier New" w:hAnsi="Courier New" w:cs="Courier New"/>
          <w:sz w:val="20"/>
          <w:szCs w:val="20"/>
        </w:rPr>
      </w:pPr>
      <w:ins w:id="575" w:author="Musavi, Hamid [USA]" w:date="2018-11-13T10:00:00Z">
        <w:r w:rsidRPr="000B2548">
          <w:rPr>
            <w:rFonts w:ascii="Courier New" w:hAnsi="Courier New" w:cs="Courier New"/>
            <w:sz w:val="20"/>
            <w:szCs w:val="20"/>
          </w:rPr>
          <w:t xml:space="preserve">        }</w:t>
        </w:r>
      </w:ins>
    </w:p>
    <w:p w:rsidR="00A90A98" w:rsidRPr="000B2548" w:rsidRDefault="00A90A98" w:rsidP="00A90A98">
      <w:pPr>
        <w:shd w:val="clear" w:color="auto" w:fill="D9D9D9" w:themeFill="background1" w:themeFillShade="D9"/>
        <w:spacing w:after="0"/>
        <w:rPr>
          <w:ins w:id="576" w:author="Musavi, Hamid [USA]" w:date="2018-11-13T10:00:00Z"/>
          <w:rFonts w:ascii="Courier New" w:hAnsi="Courier New" w:cs="Courier New"/>
          <w:sz w:val="20"/>
          <w:szCs w:val="20"/>
        </w:rPr>
      </w:pPr>
      <w:ins w:id="577" w:author="Musavi, Hamid [USA]" w:date="2018-11-13T10:00:00Z">
        <w:r w:rsidRPr="000B2548">
          <w:rPr>
            <w:rFonts w:ascii="Courier New" w:hAnsi="Courier New" w:cs="Courier New"/>
            <w:sz w:val="20"/>
            <w:szCs w:val="20"/>
          </w:rPr>
          <w:t xml:space="preserve">      ],</w:t>
        </w:r>
      </w:ins>
    </w:p>
    <w:p w:rsidR="00A90A98" w:rsidRPr="000B2548" w:rsidRDefault="00A90A98" w:rsidP="00A90A98">
      <w:pPr>
        <w:shd w:val="clear" w:color="auto" w:fill="D9D9D9" w:themeFill="background1" w:themeFillShade="D9"/>
        <w:spacing w:after="0"/>
        <w:rPr>
          <w:ins w:id="578" w:author="Musavi, Hamid [USA]" w:date="2018-11-13T10:00:00Z"/>
          <w:rFonts w:ascii="Courier New" w:hAnsi="Courier New" w:cs="Courier New"/>
          <w:sz w:val="20"/>
          <w:szCs w:val="20"/>
        </w:rPr>
      </w:pPr>
      <w:ins w:id="579" w:author="Musavi, Hamid [USA]" w:date="2018-11-13T10:00:00Z">
        <w:r w:rsidRPr="000B2548">
          <w:rPr>
            <w:rFonts w:ascii="Courier New" w:hAnsi="Courier New" w:cs="Courier New"/>
            <w:sz w:val="20"/>
            <w:szCs w:val="20"/>
          </w:rPr>
          <w:t xml:space="preserve">      "snmp": {</w:t>
        </w:r>
      </w:ins>
    </w:p>
    <w:p w:rsidR="00A90A98" w:rsidRPr="000B2548" w:rsidRDefault="00A90A98" w:rsidP="00A90A98">
      <w:pPr>
        <w:shd w:val="clear" w:color="auto" w:fill="D9D9D9" w:themeFill="background1" w:themeFillShade="D9"/>
        <w:spacing w:after="0"/>
        <w:rPr>
          <w:ins w:id="580" w:author="Musavi, Hamid [USA]" w:date="2018-11-13T10:00:00Z"/>
          <w:rFonts w:ascii="Courier New" w:hAnsi="Courier New" w:cs="Courier New"/>
          <w:sz w:val="20"/>
          <w:szCs w:val="20"/>
        </w:rPr>
      </w:pPr>
      <w:ins w:id="581" w:author="Musavi, Hamid [USA]" w:date="2018-11-13T10:00:00Z">
        <w:r w:rsidRPr="000B2548">
          <w:rPr>
            <w:rFonts w:ascii="Courier New" w:hAnsi="Courier New" w:cs="Courier New"/>
            <w:sz w:val="20"/>
            <w:szCs w:val="20"/>
          </w:rPr>
          <w:t xml:space="preserve">        "mode": 1,</w:t>
        </w:r>
      </w:ins>
    </w:p>
    <w:p w:rsidR="00A90A98" w:rsidRPr="000B2548" w:rsidRDefault="00A90A98" w:rsidP="00A90A98">
      <w:pPr>
        <w:shd w:val="clear" w:color="auto" w:fill="D9D9D9" w:themeFill="background1" w:themeFillShade="D9"/>
        <w:spacing w:after="0"/>
        <w:rPr>
          <w:ins w:id="582" w:author="Musavi, Hamid [USA]" w:date="2018-11-13T10:00:00Z"/>
          <w:rFonts w:ascii="Courier New" w:hAnsi="Courier New" w:cs="Courier New"/>
          <w:sz w:val="20"/>
          <w:szCs w:val="20"/>
        </w:rPr>
      </w:pPr>
      <w:ins w:id="583" w:author="Musavi, Hamid [USA]" w:date="2018-11-13T10:00:00Z">
        <w:r w:rsidRPr="000B2548">
          <w:rPr>
            <w:rFonts w:ascii="Courier New" w:hAnsi="Courier New" w:cs="Courier New"/>
            <w:sz w:val="20"/>
            <w:szCs w:val="20"/>
          </w:rPr>
          <w:t xml:space="preserve">        "deliverystop": "2018-01-01T17:47:11-05:15",</w:t>
        </w:r>
      </w:ins>
    </w:p>
    <w:p w:rsidR="00A90A98" w:rsidRPr="000B2548" w:rsidRDefault="00A90A98" w:rsidP="00A90A98">
      <w:pPr>
        <w:shd w:val="clear" w:color="auto" w:fill="D9D9D9" w:themeFill="background1" w:themeFillShade="D9"/>
        <w:spacing w:after="0"/>
        <w:rPr>
          <w:ins w:id="584" w:author="Musavi, Hamid [USA]" w:date="2018-11-13T10:00:00Z"/>
          <w:rFonts w:ascii="Courier New" w:hAnsi="Courier New" w:cs="Courier New"/>
          <w:sz w:val="20"/>
          <w:szCs w:val="20"/>
        </w:rPr>
      </w:pPr>
      <w:ins w:id="585" w:author="Musavi, Hamid [USA]" w:date="2018-11-13T10:00:00Z">
        <w:r w:rsidRPr="000B2548">
          <w:rPr>
            <w:rFonts w:ascii="Courier New" w:hAnsi="Courier New" w:cs="Courier New"/>
            <w:sz w:val="20"/>
            <w:szCs w:val="20"/>
          </w:rPr>
          <w:t xml:space="preserve">        "rsuid": "00000083",</w:t>
        </w:r>
      </w:ins>
    </w:p>
    <w:p w:rsidR="00A90A98" w:rsidRPr="000B2548" w:rsidRDefault="00A90A98" w:rsidP="00A90A98">
      <w:pPr>
        <w:shd w:val="clear" w:color="auto" w:fill="D9D9D9" w:themeFill="background1" w:themeFillShade="D9"/>
        <w:spacing w:after="0"/>
        <w:rPr>
          <w:ins w:id="586" w:author="Musavi, Hamid [USA]" w:date="2018-11-13T10:00:00Z"/>
          <w:rFonts w:ascii="Courier New" w:hAnsi="Courier New" w:cs="Courier New"/>
          <w:sz w:val="20"/>
          <w:szCs w:val="20"/>
        </w:rPr>
      </w:pPr>
      <w:ins w:id="587" w:author="Musavi, Hamid [USA]" w:date="2018-11-13T10:00:00Z">
        <w:r w:rsidRPr="000B2548">
          <w:rPr>
            <w:rFonts w:ascii="Courier New" w:hAnsi="Courier New" w:cs="Courier New"/>
            <w:sz w:val="20"/>
            <w:szCs w:val="20"/>
          </w:rPr>
          <w:t xml:space="preserve">        "deliverystart": "2017-06-01T17:47:11-05:00",</w:t>
        </w:r>
      </w:ins>
    </w:p>
    <w:p w:rsidR="00A90A98" w:rsidRPr="000B2548" w:rsidRDefault="00A90A98" w:rsidP="00A90A98">
      <w:pPr>
        <w:shd w:val="clear" w:color="auto" w:fill="D9D9D9" w:themeFill="background1" w:themeFillShade="D9"/>
        <w:spacing w:after="0"/>
        <w:rPr>
          <w:ins w:id="588" w:author="Musavi, Hamid [USA]" w:date="2018-11-13T10:00:00Z"/>
          <w:rFonts w:ascii="Courier New" w:hAnsi="Courier New" w:cs="Courier New"/>
          <w:sz w:val="20"/>
          <w:szCs w:val="20"/>
        </w:rPr>
      </w:pPr>
      <w:ins w:id="589" w:author="Musavi, Hamid [USA]" w:date="2018-11-13T10:00:00Z">
        <w:r w:rsidRPr="000B2548">
          <w:rPr>
            <w:rFonts w:ascii="Courier New" w:hAnsi="Courier New" w:cs="Courier New"/>
            <w:sz w:val="20"/>
            <w:szCs w:val="20"/>
          </w:rPr>
          <w:t xml:space="preserve">        "enable": 1,</w:t>
        </w:r>
      </w:ins>
    </w:p>
    <w:p w:rsidR="00A90A98" w:rsidRPr="000B2548" w:rsidRDefault="00A90A98" w:rsidP="00A90A98">
      <w:pPr>
        <w:shd w:val="clear" w:color="auto" w:fill="D9D9D9" w:themeFill="background1" w:themeFillShade="D9"/>
        <w:spacing w:after="0"/>
        <w:rPr>
          <w:ins w:id="590" w:author="Musavi, Hamid [USA]" w:date="2018-11-13T10:00:00Z"/>
          <w:rFonts w:ascii="Courier New" w:hAnsi="Courier New" w:cs="Courier New"/>
          <w:sz w:val="20"/>
          <w:szCs w:val="20"/>
        </w:rPr>
      </w:pPr>
      <w:ins w:id="591" w:author="Musavi, Hamid [USA]" w:date="2018-11-13T10:00:00Z">
        <w:r w:rsidRPr="000B2548">
          <w:rPr>
            <w:rFonts w:ascii="Courier New" w:hAnsi="Courier New" w:cs="Courier New"/>
            <w:sz w:val="20"/>
            <w:szCs w:val="20"/>
          </w:rPr>
          <w:t xml:space="preserve">        "channel": 178,</w:t>
        </w:r>
      </w:ins>
    </w:p>
    <w:p w:rsidR="00A90A98" w:rsidRPr="000B2548" w:rsidRDefault="00A90A98" w:rsidP="00A90A98">
      <w:pPr>
        <w:shd w:val="clear" w:color="auto" w:fill="D9D9D9" w:themeFill="background1" w:themeFillShade="D9"/>
        <w:spacing w:after="0"/>
        <w:rPr>
          <w:ins w:id="592" w:author="Musavi, Hamid [USA]" w:date="2018-11-13T10:00:00Z"/>
          <w:rFonts w:ascii="Courier New" w:hAnsi="Courier New" w:cs="Courier New"/>
          <w:sz w:val="20"/>
          <w:szCs w:val="20"/>
        </w:rPr>
      </w:pPr>
      <w:ins w:id="593" w:author="Musavi, Hamid [USA]" w:date="2018-11-13T10:00:00Z">
        <w:r w:rsidRPr="000B2548">
          <w:rPr>
            <w:rFonts w:ascii="Courier New" w:hAnsi="Courier New" w:cs="Courier New"/>
            <w:sz w:val="20"/>
            <w:szCs w:val="20"/>
          </w:rPr>
          <w:t xml:space="preserve">        "msgid": 31,</w:t>
        </w:r>
      </w:ins>
    </w:p>
    <w:p w:rsidR="00A90A98" w:rsidRPr="000B2548" w:rsidRDefault="00A90A98" w:rsidP="00A90A98">
      <w:pPr>
        <w:shd w:val="clear" w:color="auto" w:fill="D9D9D9" w:themeFill="background1" w:themeFillShade="D9"/>
        <w:spacing w:after="0"/>
        <w:rPr>
          <w:ins w:id="594" w:author="Musavi, Hamid [USA]" w:date="2018-11-13T10:00:00Z"/>
          <w:rFonts w:ascii="Courier New" w:hAnsi="Courier New" w:cs="Courier New"/>
          <w:sz w:val="20"/>
          <w:szCs w:val="20"/>
        </w:rPr>
      </w:pPr>
      <w:ins w:id="595" w:author="Musavi, Hamid [USA]" w:date="2018-11-13T10:00:00Z">
        <w:r w:rsidRPr="000B2548">
          <w:rPr>
            <w:rFonts w:ascii="Courier New" w:hAnsi="Courier New" w:cs="Courier New"/>
            <w:sz w:val="20"/>
            <w:szCs w:val="20"/>
          </w:rPr>
          <w:t xml:space="preserve">        "interval": 2,</w:t>
        </w:r>
      </w:ins>
    </w:p>
    <w:p w:rsidR="00A90A98" w:rsidRPr="000B2548" w:rsidRDefault="00A90A98" w:rsidP="00A90A98">
      <w:pPr>
        <w:shd w:val="clear" w:color="auto" w:fill="D9D9D9" w:themeFill="background1" w:themeFillShade="D9"/>
        <w:spacing w:after="0"/>
        <w:rPr>
          <w:ins w:id="596" w:author="Musavi, Hamid [USA]" w:date="2018-11-13T10:00:00Z"/>
          <w:rFonts w:ascii="Courier New" w:hAnsi="Courier New" w:cs="Courier New"/>
          <w:sz w:val="20"/>
          <w:szCs w:val="20"/>
        </w:rPr>
      </w:pPr>
      <w:ins w:id="597" w:author="Musavi, Hamid [USA]" w:date="2018-11-13T10:00:00Z">
        <w:r w:rsidRPr="000B2548">
          <w:rPr>
            <w:rFonts w:ascii="Courier New" w:hAnsi="Courier New" w:cs="Courier New"/>
            <w:sz w:val="20"/>
            <w:szCs w:val="20"/>
          </w:rPr>
          <w:t xml:space="preserve">        "status": 4</w:t>
        </w:r>
      </w:ins>
    </w:p>
    <w:p w:rsidR="00A90A98" w:rsidRPr="000B2548" w:rsidRDefault="00A90A98" w:rsidP="00A90A98">
      <w:pPr>
        <w:shd w:val="clear" w:color="auto" w:fill="D9D9D9" w:themeFill="background1" w:themeFillShade="D9"/>
        <w:spacing w:after="0"/>
        <w:rPr>
          <w:ins w:id="598" w:author="Musavi, Hamid [USA]" w:date="2018-11-13T10:00:00Z"/>
          <w:rFonts w:ascii="Courier New" w:hAnsi="Courier New" w:cs="Courier New"/>
          <w:sz w:val="20"/>
          <w:szCs w:val="20"/>
        </w:rPr>
      </w:pPr>
      <w:ins w:id="599" w:author="Musavi, Hamid [USA]" w:date="2018-11-13T10:00:00Z">
        <w:r w:rsidRPr="000B2548">
          <w:rPr>
            <w:rFonts w:ascii="Courier New" w:hAnsi="Courier New" w:cs="Courier New"/>
            <w:sz w:val="20"/>
            <w:szCs w:val="20"/>
          </w:rPr>
          <w:t xml:space="preserve">      }</w:t>
        </w:r>
      </w:ins>
    </w:p>
    <w:p w:rsidR="00A90A98" w:rsidRPr="000B2548" w:rsidRDefault="00A90A98" w:rsidP="00A90A98">
      <w:pPr>
        <w:shd w:val="clear" w:color="auto" w:fill="D9D9D9" w:themeFill="background1" w:themeFillShade="D9"/>
        <w:spacing w:after="0"/>
        <w:rPr>
          <w:ins w:id="600" w:author="Musavi, Hamid [USA]" w:date="2018-11-13T10:00:00Z"/>
          <w:rFonts w:ascii="Courier New" w:hAnsi="Courier New" w:cs="Courier New"/>
          <w:sz w:val="20"/>
          <w:szCs w:val="20"/>
        </w:rPr>
      </w:pPr>
      <w:ins w:id="601" w:author="Musavi, Hamid [USA]" w:date="2018-11-13T10:00:00Z">
        <w:r w:rsidRPr="000B2548">
          <w:rPr>
            <w:rFonts w:ascii="Courier New" w:hAnsi="Courier New" w:cs="Courier New"/>
            <w:sz w:val="20"/>
            <w:szCs w:val="20"/>
          </w:rPr>
          <w:t xml:space="preserve">    },</w:t>
        </w:r>
      </w:ins>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del w:id="602" w:author="Musavi, Hamid [USA]" w:date="2018-11-09T15:30:00Z">
        <w:r w:rsidR="00FB0B7D" w:rsidDel="001C3DDE">
          <w:rPr>
            <w:rFonts w:ascii="Courier New" w:hAnsi="Courier New" w:cs="Courier New"/>
            <w:sz w:val="20"/>
            <w:szCs w:val="20"/>
          </w:rPr>
          <w:delText>[UTC]</w:delText>
        </w:r>
      </w:del>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del w:id="603" w:author="Musavi, Hamid [USA]" w:date="2018-11-09T11:04:00Z">
        <w:r w:rsidRPr="002569E8" w:rsidDel="000C5D5E">
          <w:rPr>
            <w:rFonts w:ascii="Courier New" w:hAnsi="Courier New" w:cs="Courier New"/>
            <w:sz w:val="20"/>
            <w:szCs w:val="20"/>
          </w:rPr>
          <w:delText>5</w:delText>
        </w:r>
      </w:del>
      <w:ins w:id="604" w:author="Musavi, Hamid [USA]" w:date="2018-11-09T11:04:00Z">
        <w:r w:rsidR="000C5D5E">
          <w:rPr>
            <w:rFonts w:ascii="Courier New" w:hAnsi="Courier New" w:cs="Courier New"/>
            <w:sz w:val="20"/>
            <w:szCs w:val="20"/>
          </w:rPr>
          <w:t>6</w:t>
        </w:r>
      </w:ins>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Del="001C388A" w:rsidRDefault="002569E8" w:rsidP="002569E8">
      <w:pPr>
        <w:shd w:val="clear" w:color="auto" w:fill="D9D9D9" w:themeFill="background1" w:themeFillShade="D9"/>
        <w:spacing w:after="0"/>
        <w:rPr>
          <w:del w:id="605" w:author="Musavi, Hamid [USA]" w:date="2018-11-13T09:47:00Z"/>
          <w:rFonts w:ascii="Courier New" w:hAnsi="Courier New" w:cs="Courier New"/>
          <w:sz w:val="20"/>
          <w:szCs w:val="20"/>
        </w:rPr>
      </w:pPr>
      <w:del w:id="606" w:author="Musavi, Hamid [USA]" w:date="2018-11-13T09:47:00Z">
        <w:r w:rsidRPr="002569E8" w:rsidDel="001C388A">
          <w:rPr>
            <w:rFonts w:ascii="Courier New" w:hAnsi="Courier New" w:cs="Courier New"/>
            <w:sz w:val="20"/>
            <w:szCs w:val="20"/>
          </w:rPr>
          <w:delText xml:space="preserve">      "index": 10,</w:delText>
        </w:r>
      </w:del>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Pr>
        <w:rPr>
          <w:ins w:id="607" w:author="Musavi, Hamid [USA]" w:date="2018-11-09T14:59:00Z"/>
        </w:rPr>
      </w:pPr>
    </w:p>
    <w:p w:rsidR="00284194" w:rsidRPr="008B1559" w:rsidRDefault="00284194" w:rsidP="00A1173A"/>
    <w:p w:rsidR="00A1173A" w:rsidRDefault="00A1173A" w:rsidP="00A1173A">
      <w:pPr>
        <w:pStyle w:val="Heading3"/>
      </w:pPr>
      <w:bookmarkStart w:id="608" w:name="_Toc524363119"/>
      <w:r>
        <w:t xml:space="preserve">Received TIM </w:t>
      </w:r>
      <w:r w:rsidR="00D93DEF">
        <w:t>from rxMsg</w:t>
      </w:r>
      <w:bookmarkEnd w:id="608"/>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609" w:author="Musavi, Hamid [USA]" w:date="2018-11-09T11:04:00Z">
        <w:r w:rsidR="007C24BB" w:rsidDel="000C5D5E">
          <w:rPr>
            <w:rFonts w:ascii="Courier New" w:hAnsi="Courier New" w:cs="Courier New"/>
            <w:sz w:val="20"/>
            <w:szCs w:val="20"/>
          </w:rPr>
          <w:delText>5</w:delText>
        </w:r>
      </w:del>
      <w:ins w:id="610"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del w:id="611"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del w:id="612"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613" w:name="_Toc524363120"/>
      <w:r>
        <w:t>Sample Distress Notification Message (dnMsg)</w:t>
      </w:r>
      <w:bookmarkEnd w:id="613"/>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del w:id="614" w:author="Musavi, Hamid [USA]" w:date="2018-11-09T11:04:00Z">
        <w:r w:rsidR="007C24BB" w:rsidDel="000C5D5E">
          <w:rPr>
            <w:rFonts w:ascii="Courier New" w:hAnsi="Courier New" w:cs="Courier New"/>
          </w:rPr>
          <w:delText>5</w:delText>
        </w:r>
      </w:del>
      <w:ins w:id="615" w:author="Musavi, Hamid [USA]" w:date="2018-11-09T11:04:00Z">
        <w:r w:rsidR="000C5D5E">
          <w:rPr>
            <w:rFonts w:ascii="Courier New" w:hAnsi="Courier New" w:cs="Courier New"/>
          </w:rPr>
          <w:t>6</w:t>
        </w:r>
      </w:ins>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del w:id="616" w:author="Musavi, Hamid [USA]" w:date="2018-11-09T15:30:00Z">
        <w:r w:rsidRPr="00DE00B4" w:rsidDel="001C3DDE">
          <w:rPr>
            <w:rFonts w:ascii="Courier New" w:hAnsi="Courier New" w:cs="Courier New"/>
          </w:rPr>
          <w:delText>[UTC]</w:delText>
        </w:r>
      </w:del>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del w:id="617" w:author="Musavi, Hamid [USA]" w:date="2018-11-09T15:30:00Z">
        <w:r w:rsidRPr="00DE00B4" w:rsidDel="001C3DDE">
          <w:rPr>
            <w:rFonts w:ascii="Courier New" w:hAnsi="Courier New" w:cs="Courier New"/>
          </w:rPr>
          <w:delText>[UTC]</w:delText>
        </w:r>
      </w:del>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rPr>
          <w:ins w:id="618" w:author="Musavi, Hamid [USA]" w:date="2018-11-09T15:03:00Z"/>
        </w:rPr>
      </w:pPr>
      <w:bookmarkStart w:id="619" w:name="_Toc524363121"/>
      <w:ins w:id="620" w:author="Musavi, Hamid [USA]" w:date="2018-11-09T15:03:00Z">
        <w:r>
          <w:t>J2735 Broadcast TIM</w:t>
        </w:r>
        <w:bookmarkEnd w:id="619"/>
      </w:ins>
    </w:p>
    <w:p w:rsidR="008C015A" w:rsidRPr="008B1559" w:rsidRDefault="008C015A" w:rsidP="008C015A">
      <w:pPr>
        <w:rPr>
          <w:ins w:id="621" w:author="Musavi, Hamid [USA]" w:date="2018-11-09T15:03:00Z"/>
        </w:rPr>
      </w:pPr>
      <w:ins w:id="622" w:author="Musavi, Hamid [USA]" w:date="2018-11-09T15:03:00Z">
        <w:r>
          <w:t xml:space="preserve">This is sample J2735 TIM broadcast message. A </w:t>
        </w:r>
        <w:r>
          <w:fldChar w:fldCharType="begin"/>
        </w:r>
        <w:r>
          <w:instrText xml:space="preserve"> HYPERLINK \l "_ODE_Broadcast_TIM" </w:instrText>
        </w:r>
        <w:r>
          <w:fldChar w:fldCharType="separate"/>
        </w:r>
        <w:r w:rsidRPr="006F7F91">
          <w:rPr>
            <w:rStyle w:val="Hyperlink"/>
          </w:rPr>
          <w:t>TIM broadcast request</w:t>
        </w:r>
        <w:r>
          <w:rPr>
            <w:rStyle w:val="Hyperlink"/>
          </w:rPr>
          <w:fldChar w:fldCharType="end"/>
        </w:r>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ins>
    </w:p>
    <w:p w:rsidR="000B2548" w:rsidRPr="000B2548" w:rsidRDefault="000B2548" w:rsidP="000B2548">
      <w:pPr>
        <w:shd w:val="clear" w:color="auto" w:fill="D9D9D9" w:themeFill="background1" w:themeFillShade="D9"/>
        <w:spacing w:after="0"/>
        <w:rPr>
          <w:ins w:id="623" w:author="Musavi, Hamid [USA]" w:date="2018-11-09T15:55:00Z"/>
          <w:rFonts w:ascii="Courier New" w:hAnsi="Courier New" w:cs="Courier New"/>
          <w:sz w:val="20"/>
          <w:szCs w:val="20"/>
        </w:rPr>
      </w:pPr>
      <w:ins w:id="624" w:author="Musavi, Hamid [USA]" w:date="2018-11-09T15:55:00Z">
        <w:r w:rsidRPr="000B2548">
          <w:rPr>
            <w:rFonts w:ascii="Courier New" w:hAnsi="Courier New" w:cs="Courier New"/>
            <w:sz w:val="20"/>
            <w:szCs w:val="20"/>
          </w:rPr>
          <w:t>{</w:t>
        </w:r>
      </w:ins>
    </w:p>
    <w:p w:rsidR="000B2548" w:rsidRPr="000B2548" w:rsidRDefault="000B2548" w:rsidP="000B2548">
      <w:pPr>
        <w:shd w:val="clear" w:color="auto" w:fill="D9D9D9" w:themeFill="background1" w:themeFillShade="D9"/>
        <w:spacing w:after="0"/>
        <w:rPr>
          <w:ins w:id="625" w:author="Musavi, Hamid [USA]" w:date="2018-11-09T15:55:00Z"/>
          <w:rFonts w:ascii="Courier New" w:hAnsi="Courier New" w:cs="Courier New"/>
          <w:sz w:val="20"/>
          <w:szCs w:val="20"/>
        </w:rPr>
      </w:pPr>
      <w:ins w:id="626" w:author="Musavi, Hamid [USA]" w:date="2018-11-09T15:55:00Z">
        <w:r w:rsidRPr="000B2548">
          <w:rPr>
            <w:rFonts w:ascii="Courier New" w:hAnsi="Courier New" w:cs="Courier New"/>
            <w:sz w:val="20"/>
            <w:szCs w:val="20"/>
          </w:rPr>
          <w:t xml:space="preserve">  "metadata": {</w:t>
        </w:r>
      </w:ins>
    </w:p>
    <w:p w:rsidR="000B2548" w:rsidRPr="000B2548" w:rsidRDefault="000B2548" w:rsidP="000B2548">
      <w:pPr>
        <w:shd w:val="clear" w:color="auto" w:fill="D9D9D9" w:themeFill="background1" w:themeFillShade="D9"/>
        <w:spacing w:after="0"/>
        <w:rPr>
          <w:ins w:id="627" w:author="Musavi, Hamid [USA]" w:date="2018-11-09T15:55:00Z"/>
          <w:rFonts w:ascii="Courier New" w:hAnsi="Courier New" w:cs="Courier New"/>
          <w:sz w:val="20"/>
          <w:szCs w:val="20"/>
        </w:rPr>
      </w:pPr>
      <w:ins w:id="628" w:author="Musavi, Hamid [USA]" w:date="2018-11-09T15:55:00Z">
        <w:r w:rsidRPr="000B2548">
          <w:rPr>
            <w:rFonts w:ascii="Courier New" w:hAnsi="Courier New" w:cs="Courier New"/>
            <w:sz w:val="20"/>
            <w:szCs w:val="20"/>
          </w:rPr>
          <w:t xml:space="preserve">    "request": {</w:t>
        </w:r>
      </w:ins>
    </w:p>
    <w:p w:rsidR="000B2548" w:rsidRPr="000B2548" w:rsidRDefault="000B2548" w:rsidP="000B2548">
      <w:pPr>
        <w:shd w:val="clear" w:color="auto" w:fill="D9D9D9" w:themeFill="background1" w:themeFillShade="D9"/>
        <w:spacing w:after="0"/>
        <w:rPr>
          <w:ins w:id="629" w:author="Musavi, Hamid [USA]" w:date="2018-11-09T15:55:00Z"/>
          <w:rFonts w:ascii="Courier New" w:hAnsi="Courier New" w:cs="Courier New"/>
          <w:sz w:val="20"/>
          <w:szCs w:val="20"/>
        </w:rPr>
      </w:pPr>
      <w:ins w:id="630" w:author="Musavi, Hamid [USA]" w:date="2018-11-09T15:55:00Z">
        <w:r w:rsidRPr="000B2548">
          <w:rPr>
            <w:rFonts w:ascii="Courier New" w:hAnsi="Courier New" w:cs="Courier New"/>
            <w:sz w:val="20"/>
            <w:szCs w:val="20"/>
          </w:rPr>
          <w:t xml:space="preserve">      "ode": {</w:t>
        </w:r>
      </w:ins>
    </w:p>
    <w:p w:rsidR="000B2548" w:rsidRPr="000B2548" w:rsidRDefault="000B2548" w:rsidP="000B2548">
      <w:pPr>
        <w:shd w:val="clear" w:color="auto" w:fill="D9D9D9" w:themeFill="background1" w:themeFillShade="D9"/>
        <w:spacing w:after="0"/>
        <w:rPr>
          <w:ins w:id="631" w:author="Musavi, Hamid [USA]" w:date="2018-11-09T15:55:00Z"/>
          <w:rFonts w:ascii="Courier New" w:hAnsi="Courier New" w:cs="Courier New"/>
          <w:sz w:val="20"/>
          <w:szCs w:val="20"/>
        </w:rPr>
      </w:pPr>
      <w:ins w:id="632" w:author="Musavi, Hamid [USA]" w:date="2018-11-09T15:55:00Z">
        <w:r w:rsidRPr="000B2548">
          <w:rPr>
            <w:rFonts w:ascii="Courier New" w:hAnsi="Courier New" w:cs="Courier New"/>
            <w:sz w:val="20"/>
            <w:szCs w:val="20"/>
          </w:rPr>
          <w:t xml:space="preserve">        "verb": "POST",</w:t>
        </w:r>
      </w:ins>
    </w:p>
    <w:p w:rsidR="000B2548" w:rsidRPr="000B2548" w:rsidRDefault="000B2548" w:rsidP="000B2548">
      <w:pPr>
        <w:shd w:val="clear" w:color="auto" w:fill="D9D9D9" w:themeFill="background1" w:themeFillShade="D9"/>
        <w:spacing w:after="0"/>
        <w:rPr>
          <w:ins w:id="633" w:author="Musavi, Hamid [USA]" w:date="2018-11-09T15:55:00Z"/>
          <w:rFonts w:ascii="Courier New" w:hAnsi="Courier New" w:cs="Courier New"/>
          <w:sz w:val="20"/>
          <w:szCs w:val="20"/>
        </w:rPr>
      </w:pPr>
      <w:ins w:id="634" w:author="Musavi, Hamid [USA]" w:date="2018-11-09T15:55:00Z">
        <w:r w:rsidRPr="000B2548">
          <w:rPr>
            <w:rFonts w:ascii="Courier New" w:hAnsi="Courier New" w:cs="Courier New"/>
            <w:sz w:val="20"/>
            <w:szCs w:val="20"/>
          </w:rPr>
          <w:t xml:space="preserve">        "version": 2,</w:t>
        </w:r>
      </w:ins>
    </w:p>
    <w:p w:rsidR="000B2548" w:rsidRPr="000B2548" w:rsidRDefault="000B2548" w:rsidP="000B2548">
      <w:pPr>
        <w:shd w:val="clear" w:color="auto" w:fill="D9D9D9" w:themeFill="background1" w:themeFillShade="D9"/>
        <w:spacing w:after="0"/>
        <w:rPr>
          <w:ins w:id="635" w:author="Musavi, Hamid [USA]" w:date="2018-11-09T15:55:00Z"/>
          <w:rFonts w:ascii="Courier New" w:hAnsi="Courier New" w:cs="Courier New"/>
          <w:sz w:val="20"/>
          <w:szCs w:val="20"/>
        </w:rPr>
      </w:pPr>
      <w:ins w:id="636" w:author="Musavi, Hamid [USA]" w:date="2018-11-09T15:55:00Z">
        <w:r w:rsidRPr="000B2548">
          <w:rPr>
            <w:rFonts w:ascii="Courier New" w:hAnsi="Courier New" w:cs="Courier New"/>
            <w:sz w:val="20"/>
            <w:szCs w:val="20"/>
          </w:rPr>
          <w:t xml:space="preserve">        "rsuIndex": 10</w:t>
        </w:r>
      </w:ins>
    </w:p>
    <w:p w:rsidR="000B2548" w:rsidRPr="000B2548" w:rsidRDefault="000B2548" w:rsidP="000B2548">
      <w:pPr>
        <w:shd w:val="clear" w:color="auto" w:fill="D9D9D9" w:themeFill="background1" w:themeFillShade="D9"/>
        <w:spacing w:after="0"/>
        <w:rPr>
          <w:ins w:id="637" w:author="Musavi, Hamid [USA]" w:date="2018-11-09T15:55:00Z"/>
          <w:rFonts w:ascii="Courier New" w:hAnsi="Courier New" w:cs="Courier New"/>
          <w:sz w:val="20"/>
          <w:szCs w:val="20"/>
        </w:rPr>
      </w:pPr>
      <w:ins w:id="63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39" w:author="Musavi, Hamid [USA]" w:date="2018-11-09T15:55:00Z"/>
          <w:rFonts w:ascii="Courier New" w:hAnsi="Courier New" w:cs="Courier New"/>
          <w:sz w:val="20"/>
          <w:szCs w:val="20"/>
        </w:rPr>
      </w:pPr>
      <w:ins w:id="640" w:author="Musavi, Hamid [USA]" w:date="2018-11-09T15:55:00Z">
        <w:r w:rsidRPr="000B2548">
          <w:rPr>
            <w:rFonts w:ascii="Courier New" w:hAnsi="Courier New" w:cs="Courier New"/>
            <w:sz w:val="20"/>
            <w:szCs w:val="20"/>
          </w:rPr>
          <w:t xml:space="preserve">      "rsus": [</w:t>
        </w:r>
      </w:ins>
    </w:p>
    <w:p w:rsidR="000B2548" w:rsidRPr="000B2548" w:rsidRDefault="000B2548" w:rsidP="000B2548">
      <w:pPr>
        <w:shd w:val="clear" w:color="auto" w:fill="D9D9D9" w:themeFill="background1" w:themeFillShade="D9"/>
        <w:spacing w:after="0"/>
        <w:rPr>
          <w:ins w:id="641" w:author="Musavi, Hamid [USA]" w:date="2018-11-09T15:55:00Z"/>
          <w:rFonts w:ascii="Courier New" w:hAnsi="Courier New" w:cs="Courier New"/>
          <w:sz w:val="20"/>
          <w:szCs w:val="20"/>
        </w:rPr>
      </w:pPr>
      <w:ins w:id="64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43" w:author="Musavi, Hamid [USA]" w:date="2018-11-09T15:55:00Z"/>
          <w:rFonts w:ascii="Courier New" w:hAnsi="Courier New" w:cs="Courier New"/>
          <w:sz w:val="20"/>
          <w:szCs w:val="20"/>
        </w:rPr>
      </w:pPr>
      <w:ins w:id="644" w:author="Musavi, Hamid [USA]" w:date="2018-11-09T15:55:00Z">
        <w:r w:rsidRPr="000B2548">
          <w:rPr>
            <w:rFonts w:ascii="Courier New" w:hAnsi="Courier New" w:cs="Courier New"/>
            <w:sz w:val="20"/>
            <w:szCs w:val="20"/>
          </w:rPr>
          <w:t xml:space="preserve">          "rsuTarget": "127.0.0.1",</w:t>
        </w:r>
      </w:ins>
    </w:p>
    <w:p w:rsidR="000B2548" w:rsidRPr="000B2548" w:rsidRDefault="000B2548" w:rsidP="000B2548">
      <w:pPr>
        <w:shd w:val="clear" w:color="auto" w:fill="D9D9D9" w:themeFill="background1" w:themeFillShade="D9"/>
        <w:spacing w:after="0"/>
        <w:rPr>
          <w:ins w:id="645" w:author="Musavi, Hamid [USA]" w:date="2018-11-09T15:55:00Z"/>
          <w:rFonts w:ascii="Courier New" w:hAnsi="Courier New" w:cs="Courier New"/>
          <w:sz w:val="20"/>
          <w:szCs w:val="20"/>
        </w:rPr>
      </w:pPr>
      <w:ins w:id="646" w:author="Musavi, Hamid [USA]" w:date="2018-11-09T15:55:00Z">
        <w:r w:rsidRPr="000B2548">
          <w:rPr>
            <w:rFonts w:ascii="Courier New" w:hAnsi="Courier New" w:cs="Courier New"/>
            <w:sz w:val="20"/>
            <w:szCs w:val="20"/>
          </w:rPr>
          <w:t xml:space="preserve">          "rsuUsername": "</w:t>
        </w:r>
      </w:ins>
      <w:ins w:id="647" w:author="Musavi, Hamid [USA]" w:date="2018-11-13T10:25:00Z">
        <w:r w:rsidR="0081076A">
          <w:rPr>
            <w:rFonts w:ascii="Courier New" w:hAnsi="Courier New" w:cs="Courier New"/>
            <w:sz w:val="20"/>
            <w:szCs w:val="20"/>
          </w:rPr>
          <w:t>username</w:t>
        </w:r>
      </w:ins>
      <w:bookmarkStart w:id="648" w:name="_GoBack"/>
      <w:bookmarkEnd w:id="648"/>
      <w:ins w:id="649" w:author="Musavi, Hamid [USA]" w:date="2018-11-09T15:55:00Z">
        <w:r w:rsidRPr="000B2548">
          <w:rPr>
            <w:rFonts w:ascii="Courier New" w:hAnsi="Courier New" w:cs="Courier New"/>
            <w:sz w:val="20"/>
            <w:szCs w:val="20"/>
          </w:rPr>
          <w:t>",</w:t>
        </w:r>
      </w:ins>
    </w:p>
    <w:p w:rsidR="000B2548" w:rsidRPr="000B2548" w:rsidRDefault="000B2548" w:rsidP="000B2548">
      <w:pPr>
        <w:shd w:val="clear" w:color="auto" w:fill="D9D9D9" w:themeFill="background1" w:themeFillShade="D9"/>
        <w:spacing w:after="0"/>
        <w:rPr>
          <w:ins w:id="650" w:author="Musavi, Hamid [USA]" w:date="2018-11-09T15:55:00Z"/>
          <w:rFonts w:ascii="Courier New" w:hAnsi="Courier New" w:cs="Courier New"/>
          <w:sz w:val="20"/>
          <w:szCs w:val="20"/>
        </w:rPr>
      </w:pPr>
      <w:ins w:id="651" w:author="Musavi, Hamid [USA]" w:date="2018-11-09T15:55:00Z">
        <w:r w:rsidRPr="000B2548">
          <w:rPr>
            <w:rFonts w:ascii="Courier New" w:hAnsi="Courier New" w:cs="Courier New"/>
            <w:sz w:val="20"/>
            <w:szCs w:val="20"/>
          </w:rPr>
          <w:t xml:space="preserve">          "rsuRetries": 0,</w:t>
        </w:r>
      </w:ins>
    </w:p>
    <w:p w:rsidR="000B2548" w:rsidRPr="000B2548" w:rsidRDefault="000B2548" w:rsidP="000B2548">
      <w:pPr>
        <w:shd w:val="clear" w:color="auto" w:fill="D9D9D9" w:themeFill="background1" w:themeFillShade="D9"/>
        <w:spacing w:after="0"/>
        <w:rPr>
          <w:ins w:id="652" w:author="Musavi, Hamid [USA]" w:date="2018-11-09T15:55:00Z"/>
          <w:rFonts w:ascii="Courier New" w:hAnsi="Courier New" w:cs="Courier New"/>
          <w:sz w:val="20"/>
          <w:szCs w:val="20"/>
        </w:rPr>
      </w:pPr>
      <w:ins w:id="653" w:author="Musavi, Hamid [USA]" w:date="2018-11-09T15:55:00Z">
        <w:r w:rsidRPr="000B2548">
          <w:rPr>
            <w:rFonts w:ascii="Courier New" w:hAnsi="Courier New" w:cs="Courier New"/>
            <w:sz w:val="20"/>
            <w:szCs w:val="20"/>
          </w:rPr>
          <w:t xml:space="preserve">          "rsuTimeout": 2000,</w:t>
        </w:r>
      </w:ins>
    </w:p>
    <w:p w:rsidR="000B2548" w:rsidRPr="000B2548" w:rsidRDefault="000B2548" w:rsidP="000B2548">
      <w:pPr>
        <w:shd w:val="clear" w:color="auto" w:fill="D9D9D9" w:themeFill="background1" w:themeFillShade="D9"/>
        <w:spacing w:after="0"/>
        <w:rPr>
          <w:ins w:id="654" w:author="Musavi, Hamid [USA]" w:date="2018-11-09T15:55:00Z"/>
          <w:rFonts w:ascii="Courier New" w:hAnsi="Courier New" w:cs="Courier New"/>
          <w:sz w:val="20"/>
          <w:szCs w:val="20"/>
        </w:rPr>
      </w:pPr>
      <w:ins w:id="655" w:author="Musavi, Hamid [USA]" w:date="2018-11-09T15:55:00Z">
        <w:r w:rsidRPr="000B2548">
          <w:rPr>
            <w:rFonts w:ascii="Courier New" w:hAnsi="Courier New" w:cs="Courier New"/>
            <w:sz w:val="20"/>
            <w:szCs w:val="20"/>
          </w:rPr>
          <w:t xml:space="preserve">          "rsuPassword": "password"</w:t>
        </w:r>
      </w:ins>
    </w:p>
    <w:p w:rsidR="000B2548" w:rsidRPr="000B2548" w:rsidRDefault="000B2548" w:rsidP="0081076A">
      <w:pPr>
        <w:shd w:val="clear" w:color="auto" w:fill="D9D9D9" w:themeFill="background1" w:themeFillShade="D9"/>
        <w:spacing w:after="0"/>
        <w:rPr>
          <w:ins w:id="656" w:author="Musavi, Hamid [USA]" w:date="2018-11-09T15:55:00Z"/>
          <w:rFonts w:ascii="Courier New" w:hAnsi="Courier New" w:cs="Courier New"/>
          <w:sz w:val="20"/>
          <w:szCs w:val="20"/>
        </w:rPr>
      </w:pPr>
      <w:ins w:id="65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58" w:author="Musavi, Hamid [USA]" w:date="2018-11-09T15:55:00Z"/>
          <w:rFonts w:ascii="Courier New" w:hAnsi="Courier New" w:cs="Courier New"/>
          <w:sz w:val="20"/>
          <w:szCs w:val="20"/>
        </w:rPr>
      </w:pPr>
      <w:ins w:id="659"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60" w:author="Musavi, Hamid [USA]" w:date="2018-11-09T15:55:00Z"/>
          <w:rFonts w:ascii="Courier New" w:hAnsi="Courier New" w:cs="Courier New"/>
          <w:sz w:val="20"/>
          <w:szCs w:val="20"/>
        </w:rPr>
      </w:pPr>
      <w:ins w:id="661" w:author="Musavi, Hamid [USA]" w:date="2018-11-09T15:55:00Z">
        <w:r w:rsidRPr="000B2548">
          <w:rPr>
            <w:rFonts w:ascii="Courier New" w:hAnsi="Courier New" w:cs="Courier New"/>
            <w:sz w:val="20"/>
            <w:szCs w:val="20"/>
          </w:rPr>
          <w:t xml:space="preserve">      "snmp": {</w:t>
        </w:r>
      </w:ins>
    </w:p>
    <w:p w:rsidR="000B2548" w:rsidRPr="000B2548" w:rsidRDefault="000B2548" w:rsidP="000B2548">
      <w:pPr>
        <w:shd w:val="clear" w:color="auto" w:fill="D9D9D9" w:themeFill="background1" w:themeFillShade="D9"/>
        <w:spacing w:after="0"/>
        <w:rPr>
          <w:ins w:id="662" w:author="Musavi, Hamid [USA]" w:date="2018-11-09T15:55:00Z"/>
          <w:rFonts w:ascii="Courier New" w:hAnsi="Courier New" w:cs="Courier New"/>
          <w:sz w:val="20"/>
          <w:szCs w:val="20"/>
        </w:rPr>
      </w:pPr>
      <w:ins w:id="663" w:author="Musavi, Hamid [USA]" w:date="2018-11-09T15:55:00Z">
        <w:r w:rsidRPr="000B2548">
          <w:rPr>
            <w:rFonts w:ascii="Courier New" w:hAnsi="Courier New" w:cs="Courier New"/>
            <w:sz w:val="20"/>
            <w:szCs w:val="20"/>
          </w:rPr>
          <w:t xml:space="preserve">        "mode": 1,</w:t>
        </w:r>
      </w:ins>
    </w:p>
    <w:p w:rsidR="000B2548" w:rsidRPr="000B2548" w:rsidRDefault="000B2548" w:rsidP="000B2548">
      <w:pPr>
        <w:shd w:val="clear" w:color="auto" w:fill="D9D9D9" w:themeFill="background1" w:themeFillShade="D9"/>
        <w:spacing w:after="0"/>
        <w:rPr>
          <w:ins w:id="664" w:author="Musavi, Hamid [USA]" w:date="2018-11-09T15:55:00Z"/>
          <w:rFonts w:ascii="Courier New" w:hAnsi="Courier New" w:cs="Courier New"/>
          <w:sz w:val="20"/>
          <w:szCs w:val="20"/>
        </w:rPr>
      </w:pPr>
      <w:ins w:id="665" w:author="Musavi, Hamid [USA]" w:date="2018-11-09T15:55:00Z">
        <w:r w:rsidRPr="000B2548">
          <w:rPr>
            <w:rFonts w:ascii="Courier New" w:hAnsi="Courier New" w:cs="Courier New"/>
            <w:sz w:val="20"/>
            <w:szCs w:val="20"/>
          </w:rPr>
          <w:t xml:space="preserve">        "deliverystop": "2018-01-01T17:47:11-05:15",</w:t>
        </w:r>
      </w:ins>
    </w:p>
    <w:p w:rsidR="000B2548" w:rsidRPr="000B2548" w:rsidRDefault="000B2548" w:rsidP="000B2548">
      <w:pPr>
        <w:shd w:val="clear" w:color="auto" w:fill="D9D9D9" w:themeFill="background1" w:themeFillShade="D9"/>
        <w:spacing w:after="0"/>
        <w:rPr>
          <w:ins w:id="666" w:author="Musavi, Hamid [USA]" w:date="2018-11-09T15:55:00Z"/>
          <w:rFonts w:ascii="Courier New" w:hAnsi="Courier New" w:cs="Courier New"/>
          <w:sz w:val="20"/>
          <w:szCs w:val="20"/>
        </w:rPr>
      </w:pPr>
      <w:ins w:id="667" w:author="Musavi, Hamid [USA]" w:date="2018-11-09T15:55:00Z">
        <w:r w:rsidRPr="000B2548">
          <w:rPr>
            <w:rFonts w:ascii="Courier New" w:hAnsi="Courier New" w:cs="Courier New"/>
            <w:sz w:val="20"/>
            <w:szCs w:val="20"/>
          </w:rPr>
          <w:t xml:space="preserve">        "rsuid": "00000083",</w:t>
        </w:r>
      </w:ins>
    </w:p>
    <w:p w:rsidR="000B2548" w:rsidRPr="000B2548" w:rsidRDefault="000B2548" w:rsidP="000B2548">
      <w:pPr>
        <w:shd w:val="clear" w:color="auto" w:fill="D9D9D9" w:themeFill="background1" w:themeFillShade="D9"/>
        <w:spacing w:after="0"/>
        <w:rPr>
          <w:ins w:id="668" w:author="Musavi, Hamid [USA]" w:date="2018-11-09T15:55:00Z"/>
          <w:rFonts w:ascii="Courier New" w:hAnsi="Courier New" w:cs="Courier New"/>
          <w:sz w:val="20"/>
          <w:szCs w:val="20"/>
        </w:rPr>
      </w:pPr>
      <w:ins w:id="669" w:author="Musavi, Hamid [USA]" w:date="2018-11-09T15:55:00Z">
        <w:r w:rsidRPr="000B2548">
          <w:rPr>
            <w:rFonts w:ascii="Courier New" w:hAnsi="Courier New" w:cs="Courier New"/>
            <w:sz w:val="20"/>
            <w:szCs w:val="20"/>
          </w:rPr>
          <w:t xml:space="preserve">        "deliverystart": "2017-06-01T17:47:11-05:00",</w:t>
        </w:r>
      </w:ins>
    </w:p>
    <w:p w:rsidR="000B2548" w:rsidRPr="000B2548" w:rsidRDefault="000B2548" w:rsidP="000B2548">
      <w:pPr>
        <w:shd w:val="clear" w:color="auto" w:fill="D9D9D9" w:themeFill="background1" w:themeFillShade="D9"/>
        <w:spacing w:after="0"/>
        <w:rPr>
          <w:ins w:id="670" w:author="Musavi, Hamid [USA]" w:date="2018-11-09T15:55:00Z"/>
          <w:rFonts w:ascii="Courier New" w:hAnsi="Courier New" w:cs="Courier New"/>
          <w:sz w:val="20"/>
          <w:szCs w:val="20"/>
        </w:rPr>
      </w:pPr>
      <w:ins w:id="671" w:author="Musavi, Hamid [USA]" w:date="2018-11-09T15:55:00Z">
        <w:r w:rsidRPr="000B2548">
          <w:rPr>
            <w:rFonts w:ascii="Courier New" w:hAnsi="Courier New" w:cs="Courier New"/>
            <w:sz w:val="20"/>
            <w:szCs w:val="20"/>
          </w:rPr>
          <w:t xml:space="preserve">        "enable": 1,</w:t>
        </w:r>
      </w:ins>
    </w:p>
    <w:p w:rsidR="000B2548" w:rsidRPr="000B2548" w:rsidRDefault="000B2548" w:rsidP="000B2548">
      <w:pPr>
        <w:shd w:val="clear" w:color="auto" w:fill="D9D9D9" w:themeFill="background1" w:themeFillShade="D9"/>
        <w:spacing w:after="0"/>
        <w:rPr>
          <w:ins w:id="672" w:author="Musavi, Hamid [USA]" w:date="2018-11-09T15:55:00Z"/>
          <w:rFonts w:ascii="Courier New" w:hAnsi="Courier New" w:cs="Courier New"/>
          <w:sz w:val="20"/>
          <w:szCs w:val="20"/>
        </w:rPr>
      </w:pPr>
      <w:ins w:id="673" w:author="Musavi, Hamid [USA]" w:date="2018-11-09T15:55:00Z">
        <w:r w:rsidRPr="000B2548">
          <w:rPr>
            <w:rFonts w:ascii="Courier New" w:hAnsi="Courier New" w:cs="Courier New"/>
            <w:sz w:val="20"/>
            <w:szCs w:val="20"/>
          </w:rPr>
          <w:t xml:space="preserve">        "channel": 178,</w:t>
        </w:r>
      </w:ins>
    </w:p>
    <w:p w:rsidR="000B2548" w:rsidRPr="000B2548" w:rsidRDefault="000B2548" w:rsidP="000B2548">
      <w:pPr>
        <w:shd w:val="clear" w:color="auto" w:fill="D9D9D9" w:themeFill="background1" w:themeFillShade="D9"/>
        <w:spacing w:after="0"/>
        <w:rPr>
          <w:ins w:id="674" w:author="Musavi, Hamid [USA]" w:date="2018-11-09T15:55:00Z"/>
          <w:rFonts w:ascii="Courier New" w:hAnsi="Courier New" w:cs="Courier New"/>
          <w:sz w:val="20"/>
          <w:szCs w:val="20"/>
        </w:rPr>
      </w:pPr>
      <w:ins w:id="675" w:author="Musavi, Hamid [USA]" w:date="2018-11-09T15:55:00Z">
        <w:r w:rsidRPr="000B2548">
          <w:rPr>
            <w:rFonts w:ascii="Courier New" w:hAnsi="Courier New" w:cs="Courier New"/>
            <w:sz w:val="20"/>
            <w:szCs w:val="20"/>
          </w:rPr>
          <w:t xml:space="preserve">        "msgid": 31,</w:t>
        </w:r>
      </w:ins>
    </w:p>
    <w:p w:rsidR="000B2548" w:rsidRPr="000B2548" w:rsidRDefault="000B2548" w:rsidP="000B2548">
      <w:pPr>
        <w:shd w:val="clear" w:color="auto" w:fill="D9D9D9" w:themeFill="background1" w:themeFillShade="D9"/>
        <w:spacing w:after="0"/>
        <w:rPr>
          <w:ins w:id="676" w:author="Musavi, Hamid [USA]" w:date="2018-11-09T15:55:00Z"/>
          <w:rFonts w:ascii="Courier New" w:hAnsi="Courier New" w:cs="Courier New"/>
          <w:sz w:val="20"/>
          <w:szCs w:val="20"/>
        </w:rPr>
      </w:pPr>
      <w:ins w:id="677" w:author="Musavi, Hamid [USA]" w:date="2018-11-09T15:55:00Z">
        <w:r w:rsidRPr="000B2548">
          <w:rPr>
            <w:rFonts w:ascii="Courier New" w:hAnsi="Courier New" w:cs="Courier New"/>
            <w:sz w:val="20"/>
            <w:szCs w:val="20"/>
          </w:rPr>
          <w:t xml:space="preserve">        "interval": 2,</w:t>
        </w:r>
      </w:ins>
    </w:p>
    <w:p w:rsidR="000B2548" w:rsidRPr="000B2548" w:rsidRDefault="000B2548" w:rsidP="000B2548">
      <w:pPr>
        <w:shd w:val="clear" w:color="auto" w:fill="D9D9D9" w:themeFill="background1" w:themeFillShade="D9"/>
        <w:spacing w:after="0"/>
        <w:rPr>
          <w:ins w:id="678" w:author="Musavi, Hamid [USA]" w:date="2018-11-09T15:55:00Z"/>
          <w:rFonts w:ascii="Courier New" w:hAnsi="Courier New" w:cs="Courier New"/>
          <w:sz w:val="20"/>
          <w:szCs w:val="20"/>
        </w:rPr>
      </w:pPr>
      <w:ins w:id="679" w:author="Musavi, Hamid [USA]" w:date="2018-11-09T15:55:00Z">
        <w:r w:rsidRPr="000B2548">
          <w:rPr>
            <w:rFonts w:ascii="Courier New" w:hAnsi="Courier New" w:cs="Courier New"/>
            <w:sz w:val="20"/>
            <w:szCs w:val="20"/>
          </w:rPr>
          <w:t xml:space="preserve">        "status": 4</w:t>
        </w:r>
      </w:ins>
    </w:p>
    <w:p w:rsidR="000B2548" w:rsidRPr="000B2548" w:rsidRDefault="000B2548" w:rsidP="000B2548">
      <w:pPr>
        <w:shd w:val="clear" w:color="auto" w:fill="D9D9D9" w:themeFill="background1" w:themeFillShade="D9"/>
        <w:spacing w:after="0"/>
        <w:rPr>
          <w:ins w:id="680" w:author="Musavi, Hamid [USA]" w:date="2018-11-09T15:55:00Z"/>
          <w:rFonts w:ascii="Courier New" w:hAnsi="Courier New" w:cs="Courier New"/>
          <w:sz w:val="20"/>
          <w:szCs w:val="20"/>
        </w:rPr>
      </w:pPr>
      <w:ins w:id="681"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82" w:author="Musavi, Hamid [USA]" w:date="2018-11-09T15:55:00Z"/>
          <w:rFonts w:ascii="Courier New" w:hAnsi="Courier New" w:cs="Courier New"/>
          <w:sz w:val="20"/>
          <w:szCs w:val="20"/>
        </w:rPr>
      </w:pPr>
      <w:ins w:id="68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84" w:author="Musavi, Hamid [USA]" w:date="2018-11-09T15:55:00Z"/>
          <w:rFonts w:ascii="Courier New" w:hAnsi="Courier New" w:cs="Courier New"/>
          <w:sz w:val="20"/>
          <w:szCs w:val="20"/>
        </w:rPr>
      </w:pPr>
      <w:ins w:id="685" w:author="Musavi, Hamid [USA]" w:date="2018-11-09T15:55:00Z">
        <w:r w:rsidRPr="000B2548">
          <w:rPr>
            <w:rFonts w:ascii="Courier New" w:hAnsi="Courier New" w:cs="Courier New"/>
            <w:sz w:val="20"/>
            <w:szCs w:val="20"/>
          </w:rPr>
          <w:t xml:space="preserve">    "recordGeneratedBy": "TMC",</w:t>
        </w:r>
      </w:ins>
    </w:p>
    <w:p w:rsidR="000B2548" w:rsidRPr="000B2548" w:rsidRDefault="000B2548" w:rsidP="000B2548">
      <w:pPr>
        <w:shd w:val="clear" w:color="auto" w:fill="D9D9D9" w:themeFill="background1" w:themeFillShade="D9"/>
        <w:spacing w:after="0"/>
        <w:rPr>
          <w:ins w:id="686" w:author="Musavi, Hamid [USA]" w:date="2018-11-09T15:55:00Z"/>
          <w:rFonts w:ascii="Courier New" w:hAnsi="Courier New" w:cs="Courier New"/>
          <w:sz w:val="20"/>
          <w:szCs w:val="20"/>
        </w:rPr>
      </w:pPr>
      <w:ins w:id="687" w:author="Musavi, Hamid [USA]" w:date="2018-11-09T15:55:00Z">
        <w:r w:rsidRPr="000B2548">
          <w:rPr>
            <w:rFonts w:ascii="Courier New" w:hAnsi="Courier New" w:cs="Courier New"/>
            <w:sz w:val="20"/>
            <w:szCs w:val="20"/>
          </w:rPr>
          <w:t xml:space="preserve">    "schemaVersion": 6,</w:t>
        </w:r>
      </w:ins>
    </w:p>
    <w:p w:rsidR="000B2548" w:rsidRPr="000B2548" w:rsidRDefault="000B2548" w:rsidP="000B2548">
      <w:pPr>
        <w:shd w:val="clear" w:color="auto" w:fill="D9D9D9" w:themeFill="background1" w:themeFillShade="D9"/>
        <w:spacing w:after="0"/>
        <w:rPr>
          <w:ins w:id="688" w:author="Musavi, Hamid [USA]" w:date="2018-11-09T15:55:00Z"/>
          <w:rFonts w:ascii="Courier New" w:hAnsi="Courier New" w:cs="Courier New"/>
          <w:sz w:val="20"/>
          <w:szCs w:val="20"/>
        </w:rPr>
      </w:pPr>
      <w:ins w:id="689" w:author="Musavi, Hamid [USA]" w:date="2018-11-09T15:55:00Z">
        <w:r w:rsidRPr="000B2548">
          <w:rPr>
            <w:rFonts w:ascii="Courier New" w:hAnsi="Courier New" w:cs="Courier New"/>
            <w:sz w:val="20"/>
            <w:szCs w:val="20"/>
          </w:rPr>
          <w:t xml:space="preserve">    "payloadType": "us.dot.its.jpo.ode.model.OdeTimPayload",</w:t>
        </w:r>
      </w:ins>
    </w:p>
    <w:p w:rsidR="000B2548" w:rsidRPr="000B2548" w:rsidRDefault="000B2548" w:rsidP="000B2548">
      <w:pPr>
        <w:shd w:val="clear" w:color="auto" w:fill="D9D9D9" w:themeFill="background1" w:themeFillShade="D9"/>
        <w:spacing w:after="0"/>
        <w:rPr>
          <w:ins w:id="690" w:author="Musavi, Hamid [USA]" w:date="2018-11-09T15:55:00Z"/>
          <w:rFonts w:ascii="Courier New" w:hAnsi="Courier New" w:cs="Courier New"/>
          <w:sz w:val="20"/>
          <w:szCs w:val="20"/>
        </w:rPr>
      </w:pPr>
      <w:ins w:id="691" w:author="Musavi, Hamid [USA]" w:date="2018-11-09T15:55:00Z">
        <w:r w:rsidRPr="000B2548">
          <w:rPr>
            <w:rFonts w:ascii="Courier New" w:hAnsi="Courier New" w:cs="Courier New"/>
            <w:sz w:val="20"/>
            <w:szCs w:val="20"/>
          </w:rPr>
          <w:t xml:space="preserve">    "serialId": {</w:t>
        </w:r>
      </w:ins>
    </w:p>
    <w:p w:rsidR="000B2548" w:rsidRPr="000B2548" w:rsidRDefault="000B2548" w:rsidP="000B2548">
      <w:pPr>
        <w:shd w:val="clear" w:color="auto" w:fill="D9D9D9" w:themeFill="background1" w:themeFillShade="D9"/>
        <w:spacing w:after="0"/>
        <w:rPr>
          <w:ins w:id="692" w:author="Musavi, Hamid [USA]" w:date="2018-11-09T15:55:00Z"/>
          <w:rFonts w:ascii="Courier New" w:hAnsi="Courier New" w:cs="Courier New"/>
          <w:sz w:val="20"/>
          <w:szCs w:val="20"/>
        </w:rPr>
      </w:pPr>
      <w:ins w:id="693" w:author="Musavi, Hamid [USA]" w:date="2018-11-09T15:55:00Z">
        <w:r w:rsidRPr="000B2548">
          <w:rPr>
            <w:rFonts w:ascii="Courier New" w:hAnsi="Courier New" w:cs="Courier New"/>
            <w:sz w:val="20"/>
            <w:szCs w:val="20"/>
          </w:rPr>
          <w:t xml:space="preserve">      "recordId": 0,</w:t>
        </w:r>
      </w:ins>
    </w:p>
    <w:p w:rsidR="000B2548" w:rsidRPr="000B2548" w:rsidRDefault="000B2548" w:rsidP="000B2548">
      <w:pPr>
        <w:shd w:val="clear" w:color="auto" w:fill="D9D9D9" w:themeFill="background1" w:themeFillShade="D9"/>
        <w:spacing w:after="0"/>
        <w:rPr>
          <w:ins w:id="694" w:author="Musavi, Hamid [USA]" w:date="2018-11-09T15:55:00Z"/>
          <w:rFonts w:ascii="Courier New" w:hAnsi="Courier New" w:cs="Courier New"/>
          <w:sz w:val="20"/>
          <w:szCs w:val="20"/>
        </w:rPr>
      </w:pPr>
      <w:ins w:id="695" w:author="Musavi, Hamid [USA]" w:date="2018-11-09T15:55:00Z">
        <w:r w:rsidRPr="000B2548">
          <w:rPr>
            <w:rFonts w:ascii="Courier New" w:hAnsi="Courier New" w:cs="Courier New"/>
            <w:sz w:val="20"/>
            <w:szCs w:val="20"/>
          </w:rPr>
          <w:t xml:space="preserve">      "serialNumber": 0,</w:t>
        </w:r>
      </w:ins>
    </w:p>
    <w:p w:rsidR="000B2548" w:rsidRPr="000B2548" w:rsidRDefault="000B2548" w:rsidP="000B2548">
      <w:pPr>
        <w:shd w:val="clear" w:color="auto" w:fill="D9D9D9" w:themeFill="background1" w:themeFillShade="D9"/>
        <w:spacing w:after="0"/>
        <w:rPr>
          <w:ins w:id="696" w:author="Musavi, Hamid [USA]" w:date="2018-11-09T15:55:00Z"/>
          <w:rFonts w:ascii="Courier New" w:hAnsi="Courier New" w:cs="Courier New"/>
          <w:sz w:val="20"/>
          <w:szCs w:val="20"/>
        </w:rPr>
      </w:pPr>
      <w:ins w:id="697" w:author="Musavi, Hamid [USA]" w:date="2018-11-09T15:55:00Z">
        <w:r w:rsidRPr="000B2548">
          <w:rPr>
            <w:rFonts w:ascii="Courier New" w:hAnsi="Courier New" w:cs="Courier New"/>
            <w:sz w:val="20"/>
            <w:szCs w:val="20"/>
          </w:rPr>
          <w:t xml:space="preserve">      "streamId": "957ed6d1-ea50-4e22-92f1-86e0e7ec72d3",</w:t>
        </w:r>
      </w:ins>
    </w:p>
    <w:p w:rsidR="000B2548" w:rsidRPr="000B2548" w:rsidRDefault="000B2548" w:rsidP="000B2548">
      <w:pPr>
        <w:shd w:val="clear" w:color="auto" w:fill="D9D9D9" w:themeFill="background1" w:themeFillShade="D9"/>
        <w:spacing w:after="0"/>
        <w:rPr>
          <w:ins w:id="698" w:author="Musavi, Hamid [USA]" w:date="2018-11-09T15:55:00Z"/>
          <w:rFonts w:ascii="Courier New" w:hAnsi="Courier New" w:cs="Courier New"/>
          <w:sz w:val="20"/>
          <w:szCs w:val="20"/>
        </w:rPr>
      </w:pPr>
      <w:ins w:id="699" w:author="Musavi, Hamid [USA]" w:date="2018-11-09T15:55:00Z">
        <w:r w:rsidRPr="000B2548">
          <w:rPr>
            <w:rFonts w:ascii="Courier New" w:hAnsi="Courier New" w:cs="Courier New"/>
            <w:sz w:val="20"/>
            <w:szCs w:val="20"/>
          </w:rPr>
          <w:t xml:space="preserve">      "bundleSize": 1,</w:t>
        </w:r>
      </w:ins>
    </w:p>
    <w:p w:rsidR="000B2548" w:rsidRPr="000B2548" w:rsidRDefault="000B2548" w:rsidP="000B2548">
      <w:pPr>
        <w:shd w:val="clear" w:color="auto" w:fill="D9D9D9" w:themeFill="background1" w:themeFillShade="D9"/>
        <w:spacing w:after="0"/>
        <w:rPr>
          <w:ins w:id="700" w:author="Musavi, Hamid [USA]" w:date="2018-11-09T15:55:00Z"/>
          <w:rFonts w:ascii="Courier New" w:hAnsi="Courier New" w:cs="Courier New"/>
          <w:sz w:val="20"/>
          <w:szCs w:val="20"/>
        </w:rPr>
      </w:pPr>
      <w:ins w:id="701" w:author="Musavi, Hamid [USA]" w:date="2018-11-09T15:55:00Z">
        <w:r w:rsidRPr="000B2548">
          <w:rPr>
            <w:rFonts w:ascii="Courier New" w:hAnsi="Courier New" w:cs="Courier New"/>
            <w:sz w:val="20"/>
            <w:szCs w:val="20"/>
          </w:rPr>
          <w:t xml:space="preserve">      "bundleId": 0</w:t>
        </w:r>
      </w:ins>
    </w:p>
    <w:p w:rsidR="000B2548" w:rsidRPr="000B2548" w:rsidRDefault="000B2548" w:rsidP="000B2548">
      <w:pPr>
        <w:shd w:val="clear" w:color="auto" w:fill="D9D9D9" w:themeFill="background1" w:themeFillShade="D9"/>
        <w:spacing w:after="0"/>
        <w:rPr>
          <w:ins w:id="702" w:author="Musavi, Hamid [USA]" w:date="2018-11-09T15:55:00Z"/>
          <w:rFonts w:ascii="Courier New" w:hAnsi="Courier New" w:cs="Courier New"/>
          <w:sz w:val="20"/>
          <w:szCs w:val="20"/>
        </w:rPr>
      </w:pPr>
      <w:ins w:id="70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04" w:author="Musavi, Hamid [USA]" w:date="2018-11-09T15:55:00Z"/>
          <w:rFonts w:ascii="Courier New" w:hAnsi="Courier New" w:cs="Courier New"/>
          <w:sz w:val="20"/>
          <w:szCs w:val="20"/>
        </w:rPr>
      </w:pPr>
      <w:ins w:id="705" w:author="Musavi, Hamid [USA]" w:date="2018-11-09T15:55:00Z">
        <w:r w:rsidRPr="000B2548">
          <w:rPr>
            <w:rFonts w:ascii="Courier New" w:hAnsi="Courier New" w:cs="Courier New"/>
            <w:sz w:val="20"/>
            <w:szCs w:val="20"/>
          </w:rPr>
          <w:t xml:space="preserve">    "sanitized": false,</w:t>
        </w:r>
      </w:ins>
    </w:p>
    <w:p w:rsidR="000B2548" w:rsidRPr="000B2548" w:rsidRDefault="000B2548" w:rsidP="000B2548">
      <w:pPr>
        <w:shd w:val="clear" w:color="auto" w:fill="D9D9D9" w:themeFill="background1" w:themeFillShade="D9"/>
        <w:spacing w:after="0"/>
        <w:rPr>
          <w:ins w:id="706" w:author="Musavi, Hamid [USA]" w:date="2018-11-09T15:55:00Z"/>
          <w:rFonts w:ascii="Courier New" w:hAnsi="Courier New" w:cs="Courier New"/>
          <w:sz w:val="20"/>
          <w:szCs w:val="20"/>
        </w:rPr>
      </w:pPr>
      <w:ins w:id="707" w:author="Musavi, Hamid [USA]" w:date="2018-11-09T15:55:00Z">
        <w:r w:rsidRPr="000B2548">
          <w:rPr>
            <w:rFonts w:ascii="Courier New" w:hAnsi="Courier New" w:cs="Courier New"/>
            <w:sz w:val="20"/>
            <w:szCs w:val="20"/>
          </w:rPr>
          <w:t xml:space="preserve">    "recordGeneratedAt": "2017-03-13T06:07:11Z",</w:t>
        </w:r>
      </w:ins>
    </w:p>
    <w:p w:rsidR="000B2548" w:rsidRPr="000B2548" w:rsidRDefault="000B2548" w:rsidP="000B2548">
      <w:pPr>
        <w:shd w:val="clear" w:color="auto" w:fill="D9D9D9" w:themeFill="background1" w:themeFillShade="D9"/>
        <w:spacing w:after="0"/>
        <w:rPr>
          <w:ins w:id="708" w:author="Musavi, Hamid [USA]" w:date="2018-11-09T15:55:00Z"/>
          <w:rFonts w:ascii="Courier New" w:hAnsi="Courier New" w:cs="Courier New"/>
          <w:sz w:val="20"/>
          <w:szCs w:val="20"/>
        </w:rPr>
      </w:pPr>
      <w:ins w:id="709" w:author="Musavi, Hamid [USA]" w:date="2018-11-09T15:55:00Z">
        <w:r w:rsidRPr="000B2548">
          <w:rPr>
            <w:rFonts w:ascii="Courier New" w:hAnsi="Courier New" w:cs="Courier New"/>
            <w:sz w:val="20"/>
            <w:szCs w:val="20"/>
          </w:rPr>
          <w:lastRenderedPageBreak/>
          <w:t xml:space="preserve">    "odeReceivedAt": "2018-11-09T20:52:28.846Z"</w:t>
        </w:r>
      </w:ins>
    </w:p>
    <w:p w:rsidR="000B2548" w:rsidRPr="000B2548" w:rsidRDefault="000B2548" w:rsidP="000B2548">
      <w:pPr>
        <w:shd w:val="clear" w:color="auto" w:fill="D9D9D9" w:themeFill="background1" w:themeFillShade="D9"/>
        <w:spacing w:after="0"/>
        <w:rPr>
          <w:ins w:id="710" w:author="Musavi, Hamid [USA]" w:date="2018-11-09T15:55:00Z"/>
          <w:rFonts w:ascii="Courier New" w:hAnsi="Courier New" w:cs="Courier New"/>
          <w:sz w:val="20"/>
          <w:szCs w:val="20"/>
        </w:rPr>
      </w:pPr>
      <w:ins w:id="711"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12" w:author="Musavi, Hamid [USA]" w:date="2018-11-09T15:55:00Z"/>
          <w:rFonts w:ascii="Courier New" w:hAnsi="Courier New" w:cs="Courier New"/>
          <w:sz w:val="20"/>
          <w:szCs w:val="20"/>
        </w:rPr>
      </w:pPr>
      <w:ins w:id="713" w:author="Musavi, Hamid [USA]" w:date="2018-11-09T15:55:00Z">
        <w:r w:rsidRPr="000B2548">
          <w:rPr>
            <w:rFonts w:ascii="Courier New" w:hAnsi="Courier New" w:cs="Courier New"/>
            <w:sz w:val="20"/>
            <w:szCs w:val="20"/>
          </w:rPr>
          <w:t xml:space="preserve">  "payload": {</w:t>
        </w:r>
      </w:ins>
    </w:p>
    <w:p w:rsidR="000B2548" w:rsidRPr="000B2548" w:rsidRDefault="000B2548" w:rsidP="000B2548">
      <w:pPr>
        <w:shd w:val="clear" w:color="auto" w:fill="D9D9D9" w:themeFill="background1" w:themeFillShade="D9"/>
        <w:spacing w:after="0"/>
        <w:rPr>
          <w:ins w:id="714" w:author="Musavi, Hamid [USA]" w:date="2018-11-09T15:55:00Z"/>
          <w:rFonts w:ascii="Courier New" w:hAnsi="Courier New" w:cs="Courier New"/>
          <w:sz w:val="20"/>
          <w:szCs w:val="20"/>
        </w:rPr>
      </w:pPr>
      <w:ins w:id="715" w:author="Musavi, Hamid [USA]" w:date="2018-11-09T15:55:00Z">
        <w:r w:rsidRPr="000B2548">
          <w:rPr>
            <w:rFonts w:ascii="Courier New" w:hAnsi="Courier New" w:cs="Courier New"/>
            <w:sz w:val="20"/>
            <w:szCs w:val="20"/>
          </w:rPr>
          <w:t xml:space="preserve">    "data": {</w:t>
        </w:r>
      </w:ins>
    </w:p>
    <w:p w:rsidR="000B2548" w:rsidRPr="000B2548" w:rsidRDefault="000B2548" w:rsidP="000B2548">
      <w:pPr>
        <w:shd w:val="clear" w:color="auto" w:fill="D9D9D9" w:themeFill="background1" w:themeFillShade="D9"/>
        <w:spacing w:after="0"/>
        <w:rPr>
          <w:ins w:id="716" w:author="Musavi, Hamid [USA]" w:date="2018-11-09T15:55:00Z"/>
          <w:rFonts w:ascii="Courier New" w:hAnsi="Courier New" w:cs="Courier New"/>
          <w:sz w:val="20"/>
          <w:szCs w:val="20"/>
        </w:rPr>
      </w:pPr>
      <w:ins w:id="717" w:author="Musavi, Hamid [USA]" w:date="2018-11-09T15:55:00Z">
        <w:r w:rsidRPr="000B2548">
          <w:rPr>
            <w:rFonts w:ascii="Courier New" w:hAnsi="Courier New" w:cs="Courier New"/>
            <w:sz w:val="20"/>
            <w:szCs w:val="20"/>
          </w:rPr>
          <w:t xml:space="preserve">      "MessageFrame": {</w:t>
        </w:r>
      </w:ins>
    </w:p>
    <w:p w:rsidR="000B2548" w:rsidRPr="000B2548" w:rsidRDefault="000B2548" w:rsidP="000B2548">
      <w:pPr>
        <w:shd w:val="clear" w:color="auto" w:fill="D9D9D9" w:themeFill="background1" w:themeFillShade="D9"/>
        <w:spacing w:after="0"/>
        <w:rPr>
          <w:ins w:id="718" w:author="Musavi, Hamid [USA]" w:date="2018-11-09T15:55:00Z"/>
          <w:rFonts w:ascii="Courier New" w:hAnsi="Courier New" w:cs="Courier New"/>
          <w:sz w:val="20"/>
          <w:szCs w:val="20"/>
        </w:rPr>
      </w:pPr>
      <w:ins w:id="719" w:author="Musavi, Hamid [USA]" w:date="2018-11-09T15:55:00Z">
        <w:r w:rsidRPr="000B2548">
          <w:rPr>
            <w:rFonts w:ascii="Courier New" w:hAnsi="Courier New" w:cs="Courier New"/>
            <w:sz w:val="20"/>
            <w:szCs w:val="20"/>
          </w:rPr>
          <w:t xml:space="preserve">        "messageId": 31,</w:t>
        </w:r>
      </w:ins>
    </w:p>
    <w:p w:rsidR="000B2548" w:rsidRPr="000B2548" w:rsidRDefault="000B2548" w:rsidP="000B2548">
      <w:pPr>
        <w:shd w:val="clear" w:color="auto" w:fill="D9D9D9" w:themeFill="background1" w:themeFillShade="D9"/>
        <w:spacing w:after="0"/>
        <w:rPr>
          <w:ins w:id="720" w:author="Musavi, Hamid [USA]" w:date="2018-11-09T15:55:00Z"/>
          <w:rFonts w:ascii="Courier New" w:hAnsi="Courier New" w:cs="Courier New"/>
          <w:sz w:val="20"/>
          <w:szCs w:val="20"/>
        </w:rPr>
      </w:pPr>
      <w:ins w:id="721" w:author="Musavi, Hamid [USA]" w:date="2018-11-09T15:55:00Z">
        <w:r w:rsidRPr="000B2548">
          <w:rPr>
            <w:rFonts w:ascii="Courier New" w:hAnsi="Courier New" w:cs="Courier New"/>
            <w:sz w:val="20"/>
            <w:szCs w:val="20"/>
          </w:rPr>
          <w:t xml:space="preserve">        "value": {</w:t>
        </w:r>
      </w:ins>
    </w:p>
    <w:p w:rsidR="000B2548" w:rsidRPr="000B2548" w:rsidRDefault="000B2548" w:rsidP="000B2548">
      <w:pPr>
        <w:shd w:val="clear" w:color="auto" w:fill="D9D9D9" w:themeFill="background1" w:themeFillShade="D9"/>
        <w:spacing w:after="0"/>
        <w:rPr>
          <w:ins w:id="722" w:author="Musavi, Hamid [USA]" w:date="2018-11-09T15:55:00Z"/>
          <w:rFonts w:ascii="Courier New" w:hAnsi="Courier New" w:cs="Courier New"/>
          <w:sz w:val="20"/>
          <w:szCs w:val="20"/>
        </w:rPr>
      </w:pPr>
      <w:ins w:id="723" w:author="Musavi, Hamid [USA]" w:date="2018-11-09T15:55:00Z">
        <w:r w:rsidRPr="000B2548">
          <w:rPr>
            <w:rFonts w:ascii="Courier New" w:hAnsi="Courier New" w:cs="Courier New"/>
            <w:sz w:val="20"/>
            <w:szCs w:val="20"/>
          </w:rPr>
          <w:t xml:space="preserve">          "TravelerInformation": {</w:t>
        </w:r>
      </w:ins>
    </w:p>
    <w:p w:rsidR="000B2548" w:rsidRPr="000B2548" w:rsidRDefault="000B2548" w:rsidP="000B2548">
      <w:pPr>
        <w:shd w:val="clear" w:color="auto" w:fill="D9D9D9" w:themeFill="background1" w:themeFillShade="D9"/>
        <w:spacing w:after="0"/>
        <w:rPr>
          <w:ins w:id="724" w:author="Musavi, Hamid [USA]" w:date="2018-11-09T15:55:00Z"/>
          <w:rFonts w:ascii="Courier New" w:hAnsi="Courier New" w:cs="Courier New"/>
          <w:sz w:val="20"/>
          <w:szCs w:val="20"/>
        </w:rPr>
      </w:pPr>
      <w:ins w:id="725" w:author="Musavi, Hamid [USA]" w:date="2018-11-09T15:55:00Z">
        <w:r w:rsidRPr="000B2548">
          <w:rPr>
            <w:rFonts w:ascii="Courier New" w:hAnsi="Courier New" w:cs="Courier New"/>
            <w:sz w:val="20"/>
            <w:szCs w:val="20"/>
          </w:rPr>
          <w:t xml:space="preserve">            "timeStamp": 102607,</w:t>
        </w:r>
      </w:ins>
    </w:p>
    <w:p w:rsidR="000B2548" w:rsidRPr="000B2548" w:rsidRDefault="000B2548" w:rsidP="000B2548">
      <w:pPr>
        <w:shd w:val="clear" w:color="auto" w:fill="D9D9D9" w:themeFill="background1" w:themeFillShade="D9"/>
        <w:spacing w:after="0"/>
        <w:rPr>
          <w:ins w:id="726" w:author="Musavi, Hamid [USA]" w:date="2018-11-09T15:55:00Z"/>
          <w:rFonts w:ascii="Courier New" w:hAnsi="Courier New" w:cs="Courier New"/>
          <w:sz w:val="20"/>
          <w:szCs w:val="20"/>
        </w:rPr>
      </w:pPr>
      <w:ins w:id="727" w:author="Musavi, Hamid [USA]" w:date="2018-11-09T15:55:00Z">
        <w:r w:rsidRPr="000B2548">
          <w:rPr>
            <w:rFonts w:ascii="Courier New" w:hAnsi="Courier New" w:cs="Courier New"/>
            <w:sz w:val="20"/>
            <w:szCs w:val="20"/>
          </w:rPr>
          <w:t xml:space="preserve">            "packetID": "EC9C236B0000000000",</w:t>
        </w:r>
      </w:ins>
    </w:p>
    <w:p w:rsidR="000B2548" w:rsidRPr="000B2548" w:rsidRDefault="000B2548" w:rsidP="000B2548">
      <w:pPr>
        <w:shd w:val="clear" w:color="auto" w:fill="D9D9D9" w:themeFill="background1" w:themeFillShade="D9"/>
        <w:spacing w:after="0"/>
        <w:rPr>
          <w:ins w:id="728" w:author="Musavi, Hamid [USA]" w:date="2018-11-09T15:55:00Z"/>
          <w:rFonts w:ascii="Courier New" w:hAnsi="Courier New" w:cs="Courier New"/>
          <w:sz w:val="20"/>
          <w:szCs w:val="20"/>
        </w:rPr>
      </w:pPr>
      <w:ins w:id="729" w:author="Musavi, Hamid [USA]" w:date="2018-11-09T15:55:00Z">
        <w:r w:rsidRPr="000B2548">
          <w:rPr>
            <w:rFonts w:ascii="Courier New" w:hAnsi="Courier New" w:cs="Courier New"/>
            <w:sz w:val="20"/>
            <w:szCs w:val="20"/>
          </w:rPr>
          <w:t xml:space="preserve">            "urlB": null,</w:t>
        </w:r>
      </w:ins>
    </w:p>
    <w:p w:rsidR="000B2548" w:rsidRPr="000B2548" w:rsidRDefault="000B2548" w:rsidP="000B2548">
      <w:pPr>
        <w:shd w:val="clear" w:color="auto" w:fill="D9D9D9" w:themeFill="background1" w:themeFillShade="D9"/>
        <w:spacing w:after="0"/>
        <w:rPr>
          <w:ins w:id="730" w:author="Musavi, Hamid [USA]" w:date="2018-11-09T15:55:00Z"/>
          <w:rFonts w:ascii="Courier New" w:hAnsi="Courier New" w:cs="Courier New"/>
          <w:sz w:val="20"/>
          <w:szCs w:val="20"/>
        </w:rPr>
      </w:pPr>
      <w:ins w:id="731" w:author="Musavi, Hamid [USA]" w:date="2018-11-09T15:55:00Z">
        <w:r w:rsidRPr="000B2548">
          <w:rPr>
            <w:rFonts w:ascii="Courier New" w:hAnsi="Courier New" w:cs="Courier New"/>
            <w:sz w:val="20"/>
            <w:szCs w:val="20"/>
          </w:rPr>
          <w:t xml:space="preserve">            "dataFrames": {</w:t>
        </w:r>
      </w:ins>
    </w:p>
    <w:p w:rsidR="000B2548" w:rsidRPr="000B2548" w:rsidRDefault="000B2548" w:rsidP="000B2548">
      <w:pPr>
        <w:shd w:val="clear" w:color="auto" w:fill="D9D9D9" w:themeFill="background1" w:themeFillShade="D9"/>
        <w:spacing w:after="0"/>
        <w:rPr>
          <w:ins w:id="732" w:author="Musavi, Hamid [USA]" w:date="2018-11-09T15:55:00Z"/>
          <w:rFonts w:ascii="Courier New" w:hAnsi="Courier New" w:cs="Courier New"/>
          <w:sz w:val="20"/>
          <w:szCs w:val="20"/>
        </w:rPr>
      </w:pPr>
      <w:ins w:id="733" w:author="Musavi, Hamid [USA]" w:date="2018-11-09T15:55:00Z">
        <w:r w:rsidRPr="000B2548">
          <w:rPr>
            <w:rFonts w:ascii="Courier New" w:hAnsi="Courier New" w:cs="Courier New"/>
            <w:sz w:val="20"/>
            <w:szCs w:val="20"/>
          </w:rPr>
          <w:t xml:space="preserve">              "TravelerDataFrame": {</w:t>
        </w:r>
      </w:ins>
    </w:p>
    <w:p w:rsidR="000B2548" w:rsidRPr="000B2548" w:rsidRDefault="000B2548" w:rsidP="000B2548">
      <w:pPr>
        <w:shd w:val="clear" w:color="auto" w:fill="D9D9D9" w:themeFill="background1" w:themeFillShade="D9"/>
        <w:spacing w:after="0"/>
        <w:rPr>
          <w:ins w:id="734" w:author="Musavi, Hamid [USA]" w:date="2018-11-09T15:55:00Z"/>
          <w:rFonts w:ascii="Courier New" w:hAnsi="Courier New" w:cs="Courier New"/>
          <w:sz w:val="20"/>
          <w:szCs w:val="20"/>
        </w:rPr>
      </w:pPr>
      <w:ins w:id="735" w:author="Musavi, Hamid [USA]" w:date="2018-11-09T15:55:00Z">
        <w:r w:rsidRPr="000B2548">
          <w:rPr>
            <w:rFonts w:ascii="Courier New" w:hAnsi="Courier New" w:cs="Courier New"/>
            <w:sz w:val="20"/>
            <w:szCs w:val="20"/>
          </w:rPr>
          <w:t xml:space="preserve">                "regions": {</w:t>
        </w:r>
      </w:ins>
    </w:p>
    <w:p w:rsidR="000B2548" w:rsidRPr="000B2548" w:rsidRDefault="000B2548" w:rsidP="000B2548">
      <w:pPr>
        <w:shd w:val="clear" w:color="auto" w:fill="D9D9D9" w:themeFill="background1" w:themeFillShade="D9"/>
        <w:spacing w:after="0"/>
        <w:rPr>
          <w:ins w:id="736" w:author="Musavi, Hamid [USA]" w:date="2018-11-09T15:55:00Z"/>
          <w:rFonts w:ascii="Courier New" w:hAnsi="Courier New" w:cs="Courier New"/>
          <w:sz w:val="20"/>
          <w:szCs w:val="20"/>
        </w:rPr>
      </w:pPr>
      <w:ins w:id="737" w:author="Musavi, Hamid [USA]" w:date="2018-11-09T15:55:00Z">
        <w:r w:rsidRPr="000B2548">
          <w:rPr>
            <w:rFonts w:ascii="Courier New" w:hAnsi="Courier New" w:cs="Courier New"/>
            <w:sz w:val="20"/>
            <w:szCs w:val="20"/>
          </w:rPr>
          <w:t xml:space="preserve">                  "GeographicalPath": {</w:t>
        </w:r>
      </w:ins>
    </w:p>
    <w:p w:rsidR="000B2548" w:rsidRPr="000B2548" w:rsidRDefault="000B2548" w:rsidP="000B2548">
      <w:pPr>
        <w:shd w:val="clear" w:color="auto" w:fill="D9D9D9" w:themeFill="background1" w:themeFillShade="D9"/>
        <w:spacing w:after="0"/>
        <w:rPr>
          <w:ins w:id="738" w:author="Musavi, Hamid [USA]" w:date="2018-11-09T15:55:00Z"/>
          <w:rFonts w:ascii="Courier New" w:hAnsi="Courier New" w:cs="Courier New"/>
          <w:sz w:val="20"/>
          <w:szCs w:val="20"/>
        </w:rPr>
      </w:pPr>
      <w:ins w:id="739" w:author="Musavi, Hamid [USA]" w:date="2018-11-09T15:55:00Z">
        <w:r w:rsidRPr="000B2548">
          <w:rPr>
            <w:rFonts w:ascii="Courier New" w:hAnsi="Courier New" w:cs="Courier New"/>
            <w:sz w:val="20"/>
            <w:szCs w:val="20"/>
          </w:rPr>
          <w:t xml:space="preserve">                    "closedPath": {</w:t>
        </w:r>
      </w:ins>
    </w:p>
    <w:p w:rsidR="000B2548" w:rsidRPr="000B2548" w:rsidRDefault="000B2548" w:rsidP="000B2548">
      <w:pPr>
        <w:shd w:val="clear" w:color="auto" w:fill="D9D9D9" w:themeFill="background1" w:themeFillShade="D9"/>
        <w:spacing w:after="0"/>
        <w:rPr>
          <w:ins w:id="740" w:author="Musavi, Hamid [USA]" w:date="2018-11-09T15:55:00Z"/>
          <w:rFonts w:ascii="Courier New" w:hAnsi="Courier New" w:cs="Courier New"/>
          <w:sz w:val="20"/>
          <w:szCs w:val="20"/>
        </w:rPr>
      </w:pPr>
      <w:ins w:id="741" w:author="Musavi, Hamid [USA]" w:date="2018-11-09T15:55:00Z">
        <w:r w:rsidRPr="000B2548">
          <w:rPr>
            <w:rFonts w:ascii="Courier New" w:hAnsi="Courier New" w:cs="Courier New"/>
            <w:sz w:val="20"/>
            <w:szCs w:val="20"/>
          </w:rPr>
          <w:t xml:space="preserve">                      "false": ""</w:t>
        </w:r>
      </w:ins>
    </w:p>
    <w:p w:rsidR="000B2548" w:rsidRPr="000B2548" w:rsidRDefault="000B2548" w:rsidP="000B2548">
      <w:pPr>
        <w:shd w:val="clear" w:color="auto" w:fill="D9D9D9" w:themeFill="background1" w:themeFillShade="D9"/>
        <w:spacing w:after="0"/>
        <w:rPr>
          <w:ins w:id="742" w:author="Musavi, Hamid [USA]" w:date="2018-11-09T15:55:00Z"/>
          <w:rFonts w:ascii="Courier New" w:hAnsi="Courier New" w:cs="Courier New"/>
          <w:sz w:val="20"/>
          <w:szCs w:val="20"/>
        </w:rPr>
      </w:pPr>
      <w:ins w:id="74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44" w:author="Musavi, Hamid [USA]" w:date="2018-11-09T15:55:00Z"/>
          <w:rFonts w:ascii="Courier New" w:hAnsi="Courier New" w:cs="Courier New"/>
          <w:sz w:val="20"/>
          <w:szCs w:val="20"/>
        </w:rPr>
      </w:pPr>
      <w:ins w:id="745" w:author="Musavi, Hamid [USA]" w:date="2018-11-09T15:55:00Z">
        <w:r w:rsidRPr="000B2548">
          <w:rPr>
            <w:rFonts w:ascii="Courier New" w:hAnsi="Courier New" w:cs="Courier New"/>
            <w:sz w:val="20"/>
            <w:szCs w:val="20"/>
          </w:rPr>
          <w:t xml:space="preserve">                    "anchor": {</w:t>
        </w:r>
      </w:ins>
    </w:p>
    <w:p w:rsidR="000B2548" w:rsidRPr="000B2548" w:rsidRDefault="000B2548" w:rsidP="000B2548">
      <w:pPr>
        <w:shd w:val="clear" w:color="auto" w:fill="D9D9D9" w:themeFill="background1" w:themeFillShade="D9"/>
        <w:spacing w:after="0"/>
        <w:rPr>
          <w:ins w:id="746" w:author="Musavi, Hamid [USA]" w:date="2018-11-09T15:55:00Z"/>
          <w:rFonts w:ascii="Courier New" w:hAnsi="Courier New" w:cs="Courier New"/>
          <w:sz w:val="20"/>
          <w:szCs w:val="20"/>
        </w:rPr>
      </w:pPr>
      <w:ins w:id="747" w:author="Musavi, Hamid [USA]" w:date="2018-11-09T15:55:00Z">
        <w:r w:rsidRPr="000B2548">
          <w:rPr>
            <w:rFonts w:ascii="Courier New" w:hAnsi="Courier New" w:cs="Courier New"/>
            <w:sz w:val="20"/>
            <w:szCs w:val="20"/>
          </w:rPr>
          <w:t xml:space="preserve">                      "elevation": 9171,</w:t>
        </w:r>
      </w:ins>
    </w:p>
    <w:p w:rsidR="000B2548" w:rsidRPr="000B2548" w:rsidRDefault="000B2548" w:rsidP="000B2548">
      <w:pPr>
        <w:shd w:val="clear" w:color="auto" w:fill="D9D9D9" w:themeFill="background1" w:themeFillShade="D9"/>
        <w:spacing w:after="0"/>
        <w:rPr>
          <w:ins w:id="748" w:author="Musavi, Hamid [USA]" w:date="2018-11-09T15:55:00Z"/>
          <w:rFonts w:ascii="Courier New" w:hAnsi="Courier New" w:cs="Courier New"/>
          <w:sz w:val="20"/>
          <w:szCs w:val="20"/>
        </w:rPr>
      </w:pPr>
      <w:ins w:id="749" w:author="Musavi, Hamid [USA]" w:date="2018-11-09T15:55:00Z">
        <w:r w:rsidRPr="000B2548">
          <w:rPr>
            <w:rFonts w:ascii="Courier New" w:hAnsi="Courier New" w:cs="Courier New"/>
            <w:sz w:val="20"/>
            <w:szCs w:val="20"/>
          </w:rPr>
          <w:t xml:space="preserve">                      "lat": 416784730,</w:t>
        </w:r>
      </w:ins>
    </w:p>
    <w:p w:rsidR="000B2548" w:rsidRPr="000B2548" w:rsidRDefault="000B2548" w:rsidP="000B2548">
      <w:pPr>
        <w:shd w:val="clear" w:color="auto" w:fill="D9D9D9" w:themeFill="background1" w:themeFillShade="D9"/>
        <w:spacing w:after="0"/>
        <w:rPr>
          <w:ins w:id="750" w:author="Musavi, Hamid [USA]" w:date="2018-11-09T15:55:00Z"/>
          <w:rFonts w:ascii="Courier New" w:hAnsi="Courier New" w:cs="Courier New"/>
          <w:sz w:val="20"/>
          <w:szCs w:val="20"/>
        </w:rPr>
      </w:pPr>
      <w:ins w:id="751" w:author="Musavi, Hamid [USA]" w:date="2018-11-09T15:55:00Z">
        <w:r w:rsidRPr="000B2548">
          <w:rPr>
            <w:rFonts w:ascii="Courier New" w:hAnsi="Courier New" w:cs="Courier New"/>
            <w:sz w:val="20"/>
            <w:szCs w:val="20"/>
          </w:rPr>
          <w:t xml:space="preserve">                      "long": -1087827750</w:t>
        </w:r>
      </w:ins>
    </w:p>
    <w:p w:rsidR="000B2548" w:rsidRPr="000B2548" w:rsidRDefault="000B2548" w:rsidP="000B2548">
      <w:pPr>
        <w:shd w:val="clear" w:color="auto" w:fill="D9D9D9" w:themeFill="background1" w:themeFillShade="D9"/>
        <w:spacing w:after="0"/>
        <w:rPr>
          <w:ins w:id="752" w:author="Musavi, Hamid [USA]" w:date="2018-11-09T15:55:00Z"/>
          <w:rFonts w:ascii="Courier New" w:hAnsi="Courier New" w:cs="Courier New"/>
          <w:sz w:val="20"/>
          <w:szCs w:val="20"/>
        </w:rPr>
      </w:pPr>
      <w:ins w:id="75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54" w:author="Musavi, Hamid [USA]" w:date="2018-11-09T15:55:00Z"/>
          <w:rFonts w:ascii="Courier New" w:hAnsi="Courier New" w:cs="Courier New"/>
          <w:sz w:val="20"/>
          <w:szCs w:val="20"/>
        </w:rPr>
      </w:pPr>
      <w:ins w:id="755" w:author="Musavi, Hamid [USA]" w:date="2018-11-09T15:55:00Z">
        <w:r w:rsidRPr="000B2548">
          <w:rPr>
            <w:rFonts w:ascii="Courier New" w:hAnsi="Courier New" w:cs="Courier New"/>
            <w:sz w:val="20"/>
            <w:szCs w:val="20"/>
          </w:rPr>
          <w:t xml:space="preserve">                    "name": "bob",</w:t>
        </w:r>
      </w:ins>
    </w:p>
    <w:p w:rsidR="000B2548" w:rsidRPr="000B2548" w:rsidRDefault="000B2548" w:rsidP="000B2548">
      <w:pPr>
        <w:shd w:val="clear" w:color="auto" w:fill="D9D9D9" w:themeFill="background1" w:themeFillShade="D9"/>
        <w:spacing w:after="0"/>
        <w:rPr>
          <w:ins w:id="756" w:author="Musavi, Hamid [USA]" w:date="2018-11-09T15:55:00Z"/>
          <w:rFonts w:ascii="Courier New" w:hAnsi="Courier New" w:cs="Courier New"/>
          <w:sz w:val="20"/>
          <w:szCs w:val="20"/>
        </w:rPr>
      </w:pPr>
      <w:ins w:id="757" w:author="Musavi, Hamid [USA]" w:date="2018-11-09T15:55:00Z">
        <w:r w:rsidRPr="000B2548">
          <w:rPr>
            <w:rFonts w:ascii="Courier New" w:hAnsi="Courier New" w:cs="Courier New"/>
            <w:sz w:val="20"/>
            <w:szCs w:val="20"/>
          </w:rPr>
          <w:t xml:space="preserve">                    "laneWidth": 700,</w:t>
        </w:r>
      </w:ins>
    </w:p>
    <w:p w:rsidR="000B2548" w:rsidRPr="000B2548" w:rsidRDefault="000B2548" w:rsidP="000B2548">
      <w:pPr>
        <w:shd w:val="clear" w:color="auto" w:fill="D9D9D9" w:themeFill="background1" w:themeFillShade="D9"/>
        <w:spacing w:after="0"/>
        <w:rPr>
          <w:ins w:id="758" w:author="Musavi, Hamid [USA]" w:date="2018-11-09T15:55:00Z"/>
          <w:rFonts w:ascii="Courier New" w:hAnsi="Courier New" w:cs="Courier New"/>
          <w:sz w:val="20"/>
          <w:szCs w:val="20"/>
        </w:rPr>
      </w:pPr>
      <w:ins w:id="759" w:author="Musavi, Hamid [USA]" w:date="2018-11-09T15:55:00Z">
        <w:r w:rsidRPr="000B2548">
          <w:rPr>
            <w:rFonts w:ascii="Courier New" w:hAnsi="Courier New" w:cs="Courier New"/>
            <w:sz w:val="20"/>
            <w:szCs w:val="20"/>
          </w:rPr>
          <w:t xml:space="preserve">                    "directionality": {</w:t>
        </w:r>
      </w:ins>
    </w:p>
    <w:p w:rsidR="000B2548" w:rsidRPr="000B2548" w:rsidRDefault="000B2548" w:rsidP="000B2548">
      <w:pPr>
        <w:shd w:val="clear" w:color="auto" w:fill="D9D9D9" w:themeFill="background1" w:themeFillShade="D9"/>
        <w:spacing w:after="0"/>
        <w:rPr>
          <w:ins w:id="760" w:author="Musavi, Hamid [USA]" w:date="2018-11-09T15:55:00Z"/>
          <w:rFonts w:ascii="Courier New" w:hAnsi="Courier New" w:cs="Courier New"/>
          <w:sz w:val="20"/>
          <w:szCs w:val="20"/>
        </w:rPr>
      </w:pPr>
      <w:ins w:id="761" w:author="Musavi, Hamid [USA]" w:date="2018-11-09T15:55:00Z">
        <w:r w:rsidRPr="000B2548">
          <w:rPr>
            <w:rFonts w:ascii="Courier New" w:hAnsi="Courier New" w:cs="Courier New"/>
            <w:sz w:val="20"/>
            <w:szCs w:val="20"/>
          </w:rPr>
          <w:t xml:space="preserve">                      "both": ""</w:t>
        </w:r>
      </w:ins>
    </w:p>
    <w:p w:rsidR="000B2548" w:rsidRPr="000B2548" w:rsidRDefault="000B2548" w:rsidP="000B2548">
      <w:pPr>
        <w:shd w:val="clear" w:color="auto" w:fill="D9D9D9" w:themeFill="background1" w:themeFillShade="D9"/>
        <w:spacing w:after="0"/>
        <w:rPr>
          <w:ins w:id="762" w:author="Musavi, Hamid [USA]" w:date="2018-11-09T15:55:00Z"/>
          <w:rFonts w:ascii="Courier New" w:hAnsi="Courier New" w:cs="Courier New"/>
          <w:sz w:val="20"/>
          <w:szCs w:val="20"/>
        </w:rPr>
      </w:pPr>
      <w:ins w:id="76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64" w:author="Musavi, Hamid [USA]" w:date="2018-11-09T15:55:00Z"/>
          <w:rFonts w:ascii="Courier New" w:hAnsi="Courier New" w:cs="Courier New"/>
          <w:sz w:val="20"/>
          <w:szCs w:val="20"/>
        </w:rPr>
      </w:pPr>
      <w:ins w:id="765" w:author="Musavi, Hamid [USA]" w:date="2018-11-09T15:55:00Z">
        <w:r w:rsidRPr="000B2548">
          <w:rPr>
            <w:rFonts w:ascii="Courier New" w:hAnsi="Courier New" w:cs="Courier New"/>
            <w:sz w:val="20"/>
            <w:szCs w:val="20"/>
          </w:rPr>
          <w:t xml:space="preserve">                    "description": {</w:t>
        </w:r>
      </w:ins>
    </w:p>
    <w:p w:rsidR="000B2548" w:rsidRPr="000B2548" w:rsidRDefault="000B2548" w:rsidP="000B2548">
      <w:pPr>
        <w:shd w:val="clear" w:color="auto" w:fill="D9D9D9" w:themeFill="background1" w:themeFillShade="D9"/>
        <w:spacing w:after="0"/>
        <w:rPr>
          <w:ins w:id="766" w:author="Musavi, Hamid [USA]" w:date="2018-11-09T15:55:00Z"/>
          <w:rFonts w:ascii="Courier New" w:hAnsi="Courier New" w:cs="Courier New"/>
          <w:sz w:val="20"/>
          <w:szCs w:val="20"/>
        </w:rPr>
      </w:pPr>
      <w:ins w:id="767" w:author="Musavi, Hamid [USA]" w:date="2018-11-09T15:55:00Z">
        <w:r w:rsidRPr="000B2548">
          <w:rPr>
            <w:rFonts w:ascii="Courier New" w:hAnsi="Courier New" w:cs="Courier New"/>
            <w:sz w:val="20"/>
            <w:szCs w:val="20"/>
          </w:rPr>
          <w:t xml:space="preserve">                      "geometry": {</w:t>
        </w:r>
      </w:ins>
    </w:p>
    <w:p w:rsidR="000B2548" w:rsidRPr="000B2548" w:rsidRDefault="000B2548" w:rsidP="000B2548">
      <w:pPr>
        <w:shd w:val="clear" w:color="auto" w:fill="D9D9D9" w:themeFill="background1" w:themeFillShade="D9"/>
        <w:spacing w:after="0"/>
        <w:rPr>
          <w:ins w:id="768" w:author="Musavi, Hamid [USA]" w:date="2018-11-09T15:55:00Z"/>
          <w:rFonts w:ascii="Courier New" w:hAnsi="Courier New" w:cs="Courier New"/>
          <w:sz w:val="20"/>
          <w:szCs w:val="20"/>
        </w:rPr>
      </w:pPr>
      <w:ins w:id="769" w:author="Musavi, Hamid [USA]" w:date="2018-11-09T15:55:00Z">
        <w:r w:rsidRPr="000B2548">
          <w:rPr>
            <w:rFonts w:ascii="Courier New" w:hAnsi="Courier New" w:cs="Courier New"/>
            <w:sz w:val="20"/>
            <w:szCs w:val="20"/>
          </w:rPr>
          <w:t xml:space="preserve">                        "extent": 1,</w:t>
        </w:r>
      </w:ins>
    </w:p>
    <w:p w:rsidR="000B2548" w:rsidRPr="000B2548" w:rsidRDefault="000B2548" w:rsidP="000B2548">
      <w:pPr>
        <w:shd w:val="clear" w:color="auto" w:fill="D9D9D9" w:themeFill="background1" w:themeFillShade="D9"/>
        <w:spacing w:after="0"/>
        <w:rPr>
          <w:ins w:id="770" w:author="Musavi, Hamid [USA]" w:date="2018-11-09T15:55:00Z"/>
          <w:rFonts w:ascii="Courier New" w:hAnsi="Courier New" w:cs="Courier New"/>
          <w:sz w:val="20"/>
          <w:szCs w:val="20"/>
        </w:rPr>
      </w:pPr>
      <w:ins w:id="771" w:author="Musavi, Hamid [USA]" w:date="2018-11-09T15:55:00Z">
        <w:r w:rsidRPr="000B2548">
          <w:rPr>
            <w:rFonts w:ascii="Courier New" w:hAnsi="Courier New" w:cs="Courier New"/>
            <w:sz w:val="20"/>
            <w:szCs w:val="20"/>
          </w:rPr>
          <w:t xml:space="preserve">                        "laneWidth": 3300,</w:t>
        </w:r>
      </w:ins>
    </w:p>
    <w:p w:rsidR="000B2548" w:rsidRPr="000B2548" w:rsidRDefault="000B2548" w:rsidP="000B2548">
      <w:pPr>
        <w:shd w:val="clear" w:color="auto" w:fill="D9D9D9" w:themeFill="background1" w:themeFillShade="D9"/>
        <w:spacing w:after="0"/>
        <w:rPr>
          <w:ins w:id="772" w:author="Musavi, Hamid [USA]" w:date="2018-11-09T15:55:00Z"/>
          <w:rFonts w:ascii="Courier New" w:hAnsi="Courier New" w:cs="Courier New"/>
          <w:sz w:val="20"/>
          <w:szCs w:val="20"/>
        </w:rPr>
      </w:pPr>
      <w:ins w:id="773" w:author="Musavi, Hamid [USA]" w:date="2018-11-09T15:55:00Z">
        <w:r w:rsidRPr="000B2548">
          <w:rPr>
            <w:rFonts w:ascii="Courier New" w:hAnsi="Courier New" w:cs="Courier New"/>
            <w:sz w:val="20"/>
            <w:szCs w:val="20"/>
          </w:rPr>
          <w:t xml:space="preserve">                        "circle": {</w:t>
        </w:r>
      </w:ins>
    </w:p>
    <w:p w:rsidR="000B2548" w:rsidRPr="000B2548" w:rsidRDefault="000B2548" w:rsidP="000B2548">
      <w:pPr>
        <w:shd w:val="clear" w:color="auto" w:fill="D9D9D9" w:themeFill="background1" w:themeFillShade="D9"/>
        <w:spacing w:after="0"/>
        <w:rPr>
          <w:ins w:id="774" w:author="Musavi, Hamid [USA]" w:date="2018-11-09T15:55:00Z"/>
          <w:rFonts w:ascii="Courier New" w:hAnsi="Courier New" w:cs="Courier New"/>
          <w:sz w:val="20"/>
          <w:szCs w:val="20"/>
        </w:rPr>
      </w:pPr>
      <w:ins w:id="775" w:author="Musavi, Hamid [USA]" w:date="2018-11-09T15:55:00Z">
        <w:r w:rsidRPr="000B2548">
          <w:rPr>
            <w:rFonts w:ascii="Courier New" w:hAnsi="Courier New" w:cs="Courier New"/>
            <w:sz w:val="20"/>
            <w:szCs w:val="20"/>
          </w:rPr>
          <w:t xml:space="preserve">                          "center": {</w:t>
        </w:r>
      </w:ins>
    </w:p>
    <w:p w:rsidR="000B2548" w:rsidRPr="000B2548" w:rsidRDefault="000B2548" w:rsidP="000B2548">
      <w:pPr>
        <w:shd w:val="clear" w:color="auto" w:fill="D9D9D9" w:themeFill="background1" w:themeFillShade="D9"/>
        <w:spacing w:after="0"/>
        <w:rPr>
          <w:ins w:id="776" w:author="Musavi, Hamid [USA]" w:date="2018-11-09T15:55:00Z"/>
          <w:rFonts w:ascii="Courier New" w:hAnsi="Courier New" w:cs="Courier New"/>
          <w:sz w:val="20"/>
          <w:szCs w:val="20"/>
        </w:rPr>
      </w:pPr>
      <w:ins w:id="777" w:author="Musavi, Hamid [USA]" w:date="2018-11-09T15:55:00Z">
        <w:r w:rsidRPr="000B2548">
          <w:rPr>
            <w:rFonts w:ascii="Courier New" w:hAnsi="Courier New" w:cs="Courier New"/>
            <w:sz w:val="20"/>
            <w:szCs w:val="20"/>
          </w:rPr>
          <w:t xml:space="preserve">                            "elevation": 9171,</w:t>
        </w:r>
      </w:ins>
    </w:p>
    <w:p w:rsidR="000B2548" w:rsidRPr="000B2548" w:rsidRDefault="000B2548" w:rsidP="000B2548">
      <w:pPr>
        <w:shd w:val="clear" w:color="auto" w:fill="D9D9D9" w:themeFill="background1" w:themeFillShade="D9"/>
        <w:spacing w:after="0"/>
        <w:rPr>
          <w:ins w:id="778" w:author="Musavi, Hamid [USA]" w:date="2018-11-09T15:55:00Z"/>
          <w:rFonts w:ascii="Courier New" w:hAnsi="Courier New" w:cs="Courier New"/>
          <w:sz w:val="20"/>
          <w:szCs w:val="20"/>
        </w:rPr>
      </w:pPr>
      <w:ins w:id="779" w:author="Musavi, Hamid [USA]" w:date="2018-11-09T15:55:00Z">
        <w:r w:rsidRPr="000B2548">
          <w:rPr>
            <w:rFonts w:ascii="Courier New" w:hAnsi="Courier New" w:cs="Courier New"/>
            <w:sz w:val="20"/>
            <w:szCs w:val="20"/>
          </w:rPr>
          <w:t xml:space="preserve">                            "latitude": 416784730,</w:t>
        </w:r>
      </w:ins>
    </w:p>
    <w:p w:rsidR="000B2548" w:rsidRPr="000B2548" w:rsidRDefault="000B2548" w:rsidP="000B2548">
      <w:pPr>
        <w:shd w:val="clear" w:color="auto" w:fill="D9D9D9" w:themeFill="background1" w:themeFillShade="D9"/>
        <w:spacing w:after="0"/>
        <w:rPr>
          <w:ins w:id="780" w:author="Musavi, Hamid [USA]" w:date="2018-11-09T15:55:00Z"/>
          <w:rFonts w:ascii="Courier New" w:hAnsi="Courier New" w:cs="Courier New"/>
          <w:sz w:val="20"/>
          <w:szCs w:val="20"/>
        </w:rPr>
      </w:pPr>
      <w:ins w:id="781" w:author="Musavi, Hamid [USA]" w:date="2018-11-09T15:55:00Z">
        <w:r w:rsidRPr="000B2548">
          <w:rPr>
            <w:rFonts w:ascii="Courier New" w:hAnsi="Courier New" w:cs="Courier New"/>
            <w:sz w:val="20"/>
            <w:szCs w:val="20"/>
          </w:rPr>
          <w:t xml:space="preserve">                            "longitude": -1087827750</w:t>
        </w:r>
      </w:ins>
    </w:p>
    <w:p w:rsidR="000B2548" w:rsidRPr="000B2548" w:rsidRDefault="000B2548" w:rsidP="000B2548">
      <w:pPr>
        <w:shd w:val="clear" w:color="auto" w:fill="D9D9D9" w:themeFill="background1" w:themeFillShade="D9"/>
        <w:spacing w:after="0"/>
        <w:rPr>
          <w:ins w:id="782" w:author="Musavi, Hamid [USA]" w:date="2018-11-09T15:55:00Z"/>
          <w:rFonts w:ascii="Courier New" w:hAnsi="Courier New" w:cs="Courier New"/>
          <w:sz w:val="20"/>
          <w:szCs w:val="20"/>
        </w:rPr>
      </w:pPr>
      <w:ins w:id="78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84" w:author="Musavi, Hamid [USA]" w:date="2018-11-09T15:55:00Z"/>
          <w:rFonts w:ascii="Courier New" w:hAnsi="Courier New" w:cs="Courier New"/>
          <w:sz w:val="20"/>
          <w:szCs w:val="20"/>
        </w:rPr>
      </w:pPr>
      <w:ins w:id="785" w:author="Musavi, Hamid [USA]" w:date="2018-11-09T15:55:00Z">
        <w:r w:rsidRPr="000B2548">
          <w:rPr>
            <w:rFonts w:ascii="Courier New" w:hAnsi="Courier New" w:cs="Courier New"/>
            <w:sz w:val="20"/>
            <w:szCs w:val="20"/>
          </w:rPr>
          <w:t xml:space="preserve">                          "units": 7,</w:t>
        </w:r>
      </w:ins>
    </w:p>
    <w:p w:rsidR="000B2548" w:rsidRPr="000B2548" w:rsidRDefault="000B2548" w:rsidP="000B2548">
      <w:pPr>
        <w:shd w:val="clear" w:color="auto" w:fill="D9D9D9" w:themeFill="background1" w:themeFillShade="D9"/>
        <w:spacing w:after="0"/>
        <w:rPr>
          <w:ins w:id="786" w:author="Musavi, Hamid [USA]" w:date="2018-11-09T15:55:00Z"/>
          <w:rFonts w:ascii="Courier New" w:hAnsi="Courier New" w:cs="Courier New"/>
          <w:sz w:val="20"/>
          <w:szCs w:val="20"/>
        </w:rPr>
      </w:pPr>
      <w:ins w:id="787" w:author="Musavi, Hamid [USA]" w:date="2018-11-09T15:55:00Z">
        <w:r w:rsidRPr="000B2548">
          <w:rPr>
            <w:rFonts w:ascii="Courier New" w:hAnsi="Courier New" w:cs="Courier New"/>
            <w:sz w:val="20"/>
            <w:szCs w:val="20"/>
          </w:rPr>
          <w:t xml:space="preserve">                          "radius": 15</w:t>
        </w:r>
      </w:ins>
    </w:p>
    <w:p w:rsidR="000B2548" w:rsidRPr="000B2548" w:rsidRDefault="000B2548" w:rsidP="000B2548">
      <w:pPr>
        <w:shd w:val="clear" w:color="auto" w:fill="D9D9D9" w:themeFill="background1" w:themeFillShade="D9"/>
        <w:spacing w:after="0"/>
        <w:rPr>
          <w:ins w:id="788" w:author="Musavi, Hamid [USA]" w:date="2018-11-09T15:55:00Z"/>
          <w:rFonts w:ascii="Courier New" w:hAnsi="Courier New" w:cs="Courier New"/>
          <w:sz w:val="20"/>
          <w:szCs w:val="20"/>
        </w:rPr>
      </w:pPr>
      <w:ins w:id="789"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90" w:author="Musavi, Hamid [USA]" w:date="2018-11-09T15:55:00Z"/>
          <w:rFonts w:ascii="Courier New" w:hAnsi="Courier New" w:cs="Courier New"/>
          <w:sz w:val="20"/>
          <w:szCs w:val="20"/>
        </w:rPr>
      </w:pPr>
      <w:ins w:id="791" w:author="Musavi, Hamid [USA]" w:date="2018-11-09T15:55:00Z">
        <w:r w:rsidRPr="000B2548">
          <w:rPr>
            <w:rFonts w:ascii="Courier New" w:hAnsi="Courier New" w:cs="Courier New"/>
            <w:sz w:val="20"/>
            <w:szCs w:val="20"/>
          </w:rPr>
          <w:t xml:space="preserve">                        "direction": 1010101010101010</w:t>
        </w:r>
      </w:ins>
    </w:p>
    <w:p w:rsidR="000B2548" w:rsidRPr="000B2548" w:rsidRDefault="000B2548" w:rsidP="000B2548">
      <w:pPr>
        <w:shd w:val="clear" w:color="auto" w:fill="D9D9D9" w:themeFill="background1" w:themeFillShade="D9"/>
        <w:spacing w:after="0"/>
        <w:rPr>
          <w:ins w:id="792" w:author="Musavi, Hamid [USA]" w:date="2018-11-09T15:55:00Z"/>
          <w:rFonts w:ascii="Courier New" w:hAnsi="Courier New" w:cs="Courier New"/>
          <w:sz w:val="20"/>
          <w:szCs w:val="20"/>
        </w:rPr>
      </w:pPr>
      <w:ins w:id="79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94" w:author="Musavi, Hamid [USA]" w:date="2018-11-09T15:55:00Z"/>
          <w:rFonts w:ascii="Courier New" w:hAnsi="Courier New" w:cs="Courier New"/>
          <w:sz w:val="20"/>
          <w:szCs w:val="20"/>
        </w:rPr>
      </w:pPr>
      <w:ins w:id="79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96" w:author="Musavi, Hamid [USA]" w:date="2018-11-09T15:55:00Z"/>
          <w:rFonts w:ascii="Courier New" w:hAnsi="Courier New" w:cs="Courier New"/>
          <w:sz w:val="20"/>
          <w:szCs w:val="20"/>
        </w:rPr>
      </w:pPr>
      <w:ins w:id="797" w:author="Musavi, Hamid [USA]" w:date="2018-11-09T15:55:00Z">
        <w:r w:rsidRPr="000B2548">
          <w:rPr>
            <w:rFonts w:ascii="Courier New" w:hAnsi="Courier New" w:cs="Courier New"/>
            <w:sz w:val="20"/>
            <w:szCs w:val="20"/>
          </w:rPr>
          <w:t xml:space="preserve">                    "id": {</w:t>
        </w:r>
      </w:ins>
    </w:p>
    <w:p w:rsidR="000B2548" w:rsidRPr="000B2548" w:rsidRDefault="000B2548" w:rsidP="000B2548">
      <w:pPr>
        <w:shd w:val="clear" w:color="auto" w:fill="D9D9D9" w:themeFill="background1" w:themeFillShade="D9"/>
        <w:spacing w:after="0"/>
        <w:rPr>
          <w:ins w:id="798" w:author="Musavi, Hamid [USA]" w:date="2018-11-09T15:55:00Z"/>
          <w:rFonts w:ascii="Courier New" w:hAnsi="Courier New" w:cs="Courier New"/>
          <w:sz w:val="20"/>
          <w:szCs w:val="20"/>
        </w:rPr>
      </w:pPr>
      <w:ins w:id="799" w:author="Musavi, Hamid [USA]" w:date="2018-11-09T15:55:00Z">
        <w:r w:rsidRPr="000B2548">
          <w:rPr>
            <w:rFonts w:ascii="Courier New" w:hAnsi="Courier New" w:cs="Courier New"/>
            <w:sz w:val="20"/>
            <w:szCs w:val="20"/>
          </w:rPr>
          <w:t xml:space="preserve">                      "id": 33,</w:t>
        </w:r>
      </w:ins>
    </w:p>
    <w:p w:rsidR="000B2548" w:rsidRPr="000B2548" w:rsidRDefault="000B2548" w:rsidP="000B2548">
      <w:pPr>
        <w:shd w:val="clear" w:color="auto" w:fill="D9D9D9" w:themeFill="background1" w:themeFillShade="D9"/>
        <w:spacing w:after="0"/>
        <w:rPr>
          <w:ins w:id="800" w:author="Musavi, Hamid [USA]" w:date="2018-11-09T15:55:00Z"/>
          <w:rFonts w:ascii="Courier New" w:hAnsi="Courier New" w:cs="Courier New"/>
          <w:sz w:val="20"/>
          <w:szCs w:val="20"/>
        </w:rPr>
      </w:pPr>
      <w:ins w:id="801" w:author="Musavi, Hamid [USA]" w:date="2018-11-09T15:55:00Z">
        <w:r w:rsidRPr="000B2548">
          <w:rPr>
            <w:rFonts w:ascii="Courier New" w:hAnsi="Courier New" w:cs="Courier New"/>
            <w:sz w:val="20"/>
            <w:szCs w:val="20"/>
          </w:rPr>
          <w:t xml:space="preserve">                      "region": 23</w:t>
        </w:r>
      </w:ins>
    </w:p>
    <w:p w:rsidR="000B2548" w:rsidRPr="000B2548" w:rsidRDefault="000B2548" w:rsidP="000B2548">
      <w:pPr>
        <w:shd w:val="clear" w:color="auto" w:fill="D9D9D9" w:themeFill="background1" w:themeFillShade="D9"/>
        <w:spacing w:after="0"/>
        <w:rPr>
          <w:ins w:id="802" w:author="Musavi, Hamid [USA]" w:date="2018-11-09T15:55:00Z"/>
          <w:rFonts w:ascii="Courier New" w:hAnsi="Courier New" w:cs="Courier New"/>
          <w:sz w:val="20"/>
          <w:szCs w:val="20"/>
        </w:rPr>
      </w:pPr>
      <w:ins w:id="80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04" w:author="Musavi, Hamid [USA]" w:date="2018-11-09T15:55:00Z"/>
          <w:rFonts w:ascii="Courier New" w:hAnsi="Courier New" w:cs="Courier New"/>
          <w:sz w:val="20"/>
          <w:szCs w:val="20"/>
        </w:rPr>
      </w:pPr>
      <w:ins w:id="805" w:author="Musavi, Hamid [USA]" w:date="2018-11-09T15:55:00Z">
        <w:r w:rsidRPr="000B2548">
          <w:rPr>
            <w:rFonts w:ascii="Courier New" w:hAnsi="Courier New" w:cs="Courier New"/>
            <w:sz w:val="20"/>
            <w:szCs w:val="20"/>
          </w:rPr>
          <w:t xml:space="preserve">                    "direction": 1010101010101010</w:t>
        </w:r>
      </w:ins>
    </w:p>
    <w:p w:rsidR="000B2548" w:rsidRPr="000B2548" w:rsidRDefault="000B2548" w:rsidP="000B2548">
      <w:pPr>
        <w:shd w:val="clear" w:color="auto" w:fill="D9D9D9" w:themeFill="background1" w:themeFillShade="D9"/>
        <w:spacing w:after="0"/>
        <w:rPr>
          <w:ins w:id="806" w:author="Musavi, Hamid [USA]" w:date="2018-11-09T15:55:00Z"/>
          <w:rFonts w:ascii="Courier New" w:hAnsi="Courier New" w:cs="Courier New"/>
          <w:sz w:val="20"/>
          <w:szCs w:val="20"/>
        </w:rPr>
      </w:pPr>
      <w:ins w:id="80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08" w:author="Musavi, Hamid [USA]" w:date="2018-11-09T15:55:00Z"/>
          <w:rFonts w:ascii="Courier New" w:hAnsi="Courier New" w:cs="Courier New"/>
          <w:sz w:val="20"/>
          <w:szCs w:val="20"/>
        </w:rPr>
      </w:pPr>
      <w:ins w:id="809"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10" w:author="Musavi, Hamid [USA]" w:date="2018-11-09T15:55:00Z"/>
          <w:rFonts w:ascii="Courier New" w:hAnsi="Courier New" w:cs="Courier New"/>
          <w:sz w:val="20"/>
          <w:szCs w:val="20"/>
        </w:rPr>
      </w:pPr>
      <w:ins w:id="811" w:author="Musavi, Hamid [USA]" w:date="2018-11-09T15:55:00Z">
        <w:r w:rsidRPr="000B2548">
          <w:rPr>
            <w:rFonts w:ascii="Courier New" w:hAnsi="Courier New" w:cs="Courier New"/>
            <w:sz w:val="20"/>
            <w:szCs w:val="20"/>
          </w:rPr>
          <w:t xml:space="preserve">                "sspMsgRights1": 2,</w:t>
        </w:r>
      </w:ins>
    </w:p>
    <w:p w:rsidR="000B2548" w:rsidRPr="000B2548" w:rsidRDefault="000B2548" w:rsidP="000B2548">
      <w:pPr>
        <w:shd w:val="clear" w:color="auto" w:fill="D9D9D9" w:themeFill="background1" w:themeFillShade="D9"/>
        <w:spacing w:after="0"/>
        <w:rPr>
          <w:ins w:id="812" w:author="Musavi, Hamid [USA]" w:date="2018-11-09T15:55:00Z"/>
          <w:rFonts w:ascii="Courier New" w:hAnsi="Courier New" w:cs="Courier New"/>
          <w:sz w:val="20"/>
          <w:szCs w:val="20"/>
        </w:rPr>
      </w:pPr>
      <w:ins w:id="813" w:author="Musavi, Hamid [USA]" w:date="2018-11-09T15:55:00Z">
        <w:r w:rsidRPr="000B2548">
          <w:rPr>
            <w:rFonts w:ascii="Courier New" w:hAnsi="Courier New" w:cs="Courier New"/>
            <w:sz w:val="20"/>
            <w:szCs w:val="20"/>
          </w:rPr>
          <w:t xml:space="preserve">                "duratonTime": 22,</w:t>
        </w:r>
      </w:ins>
    </w:p>
    <w:p w:rsidR="000B2548" w:rsidRPr="000B2548" w:rsidRDefault="000B2548" w:rsidP="000B2548">
      <w:pPr>
        <w:shd w:val="clear" w:color="auto" w:fill="D9D9D9" w:themeFill="background1" w:themeFillShade="D9"/>
        <w:spacing w:after="0"/>
        <w:rPr>
          <w:ins w:id="814" w:author="Musavi, Hamid [USA]" w:date="2018-11-09T15:55:00Z"/>
          <w:rFonts w:ascii="Courier New" w:hAnsi="Courier New" w:cs="Courier New"/>
          <w:sz w:val="20"/>
          <w:szCs w:val="20"/>
        </w:rPr>
      </w:pPr>
      <w:ins w:id="815" w:author="Musavi, Hamid [USA]" w:date="2018-11-09T15:55:00Z">
        <w:r w:rsidRPr="000B2548">
          <w:rPr>
            <w:rFonts w:ascii="Courier New" w:hAnsi="Courier New" w:cs="Courier New"/>
            <w:sz w:val="20"/>
            <w:szCs w:val="20"/>
          </w:rPr>
          <w:lastRenderedPageBreak/>
          <w:t xml:space="preserve">                "sspMsgRights2": 3,</w:t>
        </w:r>
      </w:ins>
    </w:p>
    <w:p w:rsidR="000B2548" w:rsidRPr="000B2548" w:rsidRDefault="000B2548" w:rsidP="000B2548">
      <w:pPr>
        <w:shd w:val="clear" w:color="auto" w:fill="D9D9D9" w:themeFill="background1" w:themeFillShade="D9"/>
        <w:spacing w:after="0"/>
        <w:rPr>
          <w:ins w:id="816" w:author="Musavi, Hamid [USA]" w:date="2018-11-09T15:55:00Z"/>
          <w:rFonts w:ascii="Courier New" w:hAnsi="Courier New" w:cs="Courier New"/>
          <w:sz w:val="20"/>
          <w:szCs w:val="20"/>
        </w:rPr>
      </w:pPr>
      <w:ins w:id="817" w:author="Musavi, Hamid [USA]" w:date="2018-11-09T15:55:00Z">
        <w:r w:rsidRPr="000B2548">
          <w:rPr>
            <w:rFonts w:ascii="Courier New" w:hAnsi="Courier New" w:cs="Courier New"/>
            <w:sz w:val="20"/>
            <w:szCs w:val="20"/>
          </w:rPr>
          <w:t xml:space="preserve">                "startYear": 2017,</w:t>
        </w:r>
      </w:ins>
    </w:p>
    <w:p w:rsidR="000B2548" w:rsidRPr="000B2548" w:rsidRDefault="000B2548" w:rsidP="000B2548">
      <w:pPr>
        <w:shd w:val="clear" w:color="auto" w:fill="D9D9D9" w:themeFill="background1" w:themeFillShade="D9"/>
        <w:spacing w:after="0"/>
        <w:rPr>
          <w:ins w:id="818" w:author="Musavi, Hamid [USA]" w:date="2018-11-09T15:55:00Z"/>
          <w:rFonts w:ascii="Courier New" w:hAnsi="Courier New" w:cs="Courier New"/>
          <w:sz w:val="20"/>
          <w:szCs w:val="20"/>
        </w:rPr>
      </w:pPr>
      <w:ins w:id="819" w:author="Musavi, Hamid [USA]" w:date="2018-11-09T15:55:00Z">
        <w:r w:rsidRPr="000B2548">
          <w:rPr>
            <w:rFonts w:ascii="Courier New" w:hAnsi="Courier New" w:cs="Courier New"/>
            <w:sz w:val="20"/>
            <w:szCs w:val="20"/>
          </w:rPr>
          <w:t xml:space="preserve">                "msgId": {</w:t>
        </w:r>
      </w:ins>
    </w:p>
    <w:p w:rsidR="000B2548" w:rsidRPr="000B2548" w:rsidRDefault="000B2548" w:rsidP="000B2548">
      <w:pPr>
        <w:shd w:val="clear" w:color="auto" w:fill="D9D9D9" w:themeFill="background1" w:themeFillShade="D9"/>
        <w:spacing w:after="0"/>
        <w:rPr>
          <w:ins w:id="820" w:author="Musavi, Hamid [USA]" w:date="2018-11-09T15:55:00Z"/>
          <w:rFonts w:ascii="Courier New" w:hAnsi="Courier New" w:cs="Courier New"/>
          <w:sz w:val="20"/>
          <w:szCs w:val="20"/>
        </w:rPr>
      </w:pPr>
      <w:ins w:id="821" w:author="Musavi, Hamid [USA]" w:date="2018-11-09T15:55:00Z">
        <w:r w:rsidRPr="000B2548">
          <w:rPr>
            <w:rFonts w:ascii="Courier New" w:hAnsi="Courier New" w:cs="Courier New"/>
            <w:sz w:val="20"/>
            <w:szCs w:val="20"/>
          </w:rPr>
          <w:t xml:space="preserve">                  "roadSignID": {</w:t>
        </w:r>
      </w:ins>
    </w:p>
    <w:p w:rsidR="000B2548" w:rsidRPr="000B2548" w:rsidRDefault="000B2548" w:rsidP="000B2548">
      <w:pPr>
        <w:shd w:val="clear" w:color="auto" w:fill="D9D9D9" w:themeFill="background1" w:themeFillShade="D9"/>
        <w:spacing w:after="0"/>
        <w:rPr>
          <w:ins w:id="822" w:author="Musavi, Hamid [USA]" w:date="2018-11-09T15:55:00Z"/>
          <w:rFonts w:ascii="Courier New" w:hAnsi="Courier New" w:cs="Courier New"/>
          <w:sz w:val="20"/>
          <w:szCs w:val="20"/>
        </w:rPr>
      </w:pPr>
      <w:ins w:id="823" w:author="Musavi, Hamid [USA]" w:date="2018-11-09T15:55:00Z">
        <w:r w:rsidRPr="000B2548">
          <w:rPr>
            <w:rFonts w:ascii="Courier New" w:hAnsi="Courier New" w:cs="Courier New"/>
            <w:sz w:val="20"/>
            <w:szCs w:val="20"/>
          </w:rPr>
          <w:t xml:space="preserve">                    "crc": "0000",</w:t>
        </w:r>
      </w:ins>
    </w:p>
    <w:p w:rsidR="000B2548" w:rsidRPr="000B2548" w:rsidRDefault="000B2548" w:rsidP="000B2548">
      <w:pPr>
        <w:shd w:val="clear" w:color="auto" w:fill="D9D9D9" w:themeFill="background1" w:themeFillShade="D9"/>
        <w:spacing w:after="0"/>
        <w:rPr>
          <w:ins w:id="824" w:author="Musavi, Hamid [USA]" w:date="2018-11-09T15:55:00Z"/>
          <w:rFonts w:ascii="Courier New" w:hAnsi="Courier New" w:cs="Courier New"/>
          <w:sz w:val="20"/>
          <w:szCs w:val="20"/>
        </w:rPr>
      </w:pPr>
      <w:ins w:id="825" w:author="Musavi, Hamid [USA]" w:date="2018-11-09T15:55:00Z">
        <w:r w:rsidRPr="000B2548">
          <w:rPr>
            <w:rFonts w:ascii="Courier New" w:hAnsi="Courier New" w:cs="Courier New"/>
            <w:sz w:val="20"/>
            <w:szCs w:val="20"/>
          </w:rPr>
          <w:t xml:space="preserve">                    "viewAngle": 1010101010101010,</w:t>
        </w:r>
      </w:ins>
    </w:p>
    <w:p w:rsidR="000B2548" w:rsidRPr="000B2548" w:rsidRDefault="000B2548" w:rsidP="000B2548">
      <w:pPr>
        <w:shd w:val="clear" w:color="auto" w:fill="D9D9D9" w:themeFill="background1" w:themeFillShade="D9"/>
        <w:spacing w:after="0"/>
        <w:rPr>
          <w:ins w:id="826" w:author="Musavi, Hamid [USA]" w:date="2018-11-09T15:55:00Z"/>
          <w:rFonts w:ascii="Courier New" w:hAnsi="Courier New" w:cs="Courier New"/>
          <w:sz w:val="20"/>
          <w:szCs w:val="20"/>
        </w:rPr>
      </w:pPr>
      <w:ins w:id="827" w:author="Musavi, Hamid [USA]" w:date="2018-11-09T15:55:00Z">
        <w:r w:rsidRPr="000B2548">
          <w:rPr>
            <w:rFonts w:ascii="Courier New" w:hAnsi="Courier New" w:cs="Courier New"/>
            <w:sz w:val="20"/>
            <w:szCs w:val="20"/>
          </w:rPr>
          <w:t xml:space="preserve">                    "mutcdCode": {</w:t>
        </w:r>
      </w:ins>
    </w:p>
    <w:p w:rsidR="000B2548" w:rsidRPr="000B2548" w:rsidRDefault="000B2548" w:rsidP="000B2548">
      <w:pPr>
        <w:shd w:val="clear" w:color="auto" w:fill="D9D9D9" w:themeFill="background1" w:themeFillShade="D9"/>
        <w:spacing w:after="0"/>
        <w:rPr>
          <w:ins w:id="828" w:author="Musavi, Hamid [USA]" w:date="2018-11-09T15:55:00Z"/>
          <w:rFonts w:ascii="Courier New" w:hAnsi="Courier New" w:cs="Courier New"/>
          <w:sz w:val="20"/>
          <w:szCs w:val="20"/>
        </w:rPr>
      </w:pPr>
      <w:ins w:id="829" w:author="Musavi, Hamid [USA]" w:date="2018-11-09T15:55:00Z">
        <w:r w:rsidRPr="000B2548">
          <w:rPr>
            <w:rFonts w:ascii="Courier New" w:hAnsi="Courier New" w:cs="Courier New"/>
            <w:sz w:val="20"/>
            <w:szCs w:val="20"/>
          </w:rPr>
          <w:t xml:space="preserve">                      "warning": ""</w:t>
        </w:r>
      </w:ins>
    </w:p>
    <w:p w:rsidR="000B2548" w:rsidRPr="000B2548" w:rsidRDefault="000B2548" w:rsidP="000B2548">
      <w:pPr>
        <w:shd w:val="clear" w:color="auto" w:fill="D9D9D9" w:themeFill="background1" w:themeFillShade="D9"/>
        <w:spacing w:after="0"/>
        <w:rPr>
          <w:ins w:id="830" w:author="Musavi, Hamid [USA]" w:date="2018-11-09T15:55:00Z"/>
          <w:rFonts w:ascii="Courier New" w:hAnsi="Courier New" w:cs="Courier New"/>
          <w:sz w:val="20"/>
          <w:szCs w:val="20"/>
        </w:rPr>
      </w:pPr>
      <w:ins w:id="831"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32" w:author="Musavi, Hamid [USA]" w:date="2018-11-09T15:55:00Z"/>
          <w:rFonts w:ascii="Courier New" w:hAnsi="Courier New" w:cs="Courier New"/>
          <w:sz w:val="20"/>
          <w:szCs w:val="20"/>
        </w:rPr>
      </w:pPr>
      <w:ins w:id="833" w:author="Musavi, Hamid [USA]" w:date="2018-11-09T15:55:00Z">
        <w:r w:rsidRPr="000B2548">
          <w:rPr>
            <w:rFonts w:ascii="Courier New" w:hAnsi="Courier New" w:cs="Courier New"/>
            <w:sz w:val="20"/>
            <w:szCs w:val="20"/>
          </w:rPr>
          <w:t xml:space="preserve">                    "position": {</w:t>
        </w:r>
      </w:ins>
    </w:p>
    <w:p w:rsidR="000B2548" w:rsidRPr="000B2548" w:rsidRDefault="000B2548" w:rsidP="000B2548">
      <w:pPr>
        <w:shd w:val="clear" w:color="auto" w:fill="D9D9D9" w:themeFill="background1" w:themeFillShade="D9"/>
        <w:spacing w:after="0"/>
        <w:rPr>
          <w:ins w:id="834" w:author="Musavi, Hamid [USA]" w:date="2018-11-09T15:55:00Z"/>
          <w:rFonts w:ascii="Courier New" w:hAnsi="Courier New" w:cs="Courier New"/>
          <w:sz w:val="20"/>
          <w:szCs w:val="20"/>
        </w:rPr>
      </w:pPr>
      <w:ins w:id="835" w:author="Musavi, Hamid [USA]" w:date="2018-11-09T15:55:00Z">
        <w:r w:rsidRPr="000B2548">
          <w:rPr>
            <w:rFonts w:ascii="Courier New" w:hAnsi="Courier New" w:cs="Courier New"/>
            <w:sz w:val="20"/>
            <w:szCs w:val="20"/>
          </w:rPr>
          <w:t xml:space="preserve">                      "elevation": 9171,</w:t>
        </w:r>
      </w:ins>
    </w:p>
    <w:p w:rsidR="000B2548" w:rsidRPr="000B2548" w:rsidRDefault="000B2548" w:rsidP="000B2548">
      <w:pPr>
        <w:shd w:val="clear" w:color="auto" w:fill="D9D9D9" w:themeFill="background1" w:themeFillShade="D9"/>
        <w:spacing w:after="0"/>
        <w:rPr>
          <w:ins w:id="836" w:author="Musavi, Hamid [USA]" w:date="2018-11-09T15:55:00Z"/>
          <w:rFonts w:ascii="Courier New" w:hAnsi="Courier New" w:cs="Courier New"/>
          <w:sz w:val="20"/>
          <w:szCs w:val="20"/>
        </w:rPr>
      </w:pPr>
      <w:ins w:id="837" w:author="Musavi, Hamid [USA]" w:date="2018-11-09T15:55:00Z">
        <w:r w:rsidRPr="000B2548">
          <w:rPr>
            <w:rFonts w:ascii="Courier New" w:hAnsi="Courier New" w:cs="Courier New"/>
            <w:sz w:val="20"/>
            <w:szCs w:val="20"/>
          </w:rPr>
          <w:t xml:space="preserve">                      "latitude": 416784730,</w:t>
        </w:r>
      </w:ins>
    </w:p>
    <w:p w:rsidR="000B2548" w:rsidRPr="000B2548" w:rsidRDefault="000B2548" w:rsidP="000B2548">
      <w:pPr>
        <w:shd w:val="clear" w:color="auto" w:fill="D9D9D9" w:themeFill="background1" w:themeFillShade="D9"/>
        <w:spacing w:after="0"/>
        <w:rPr>
          <w:ins w:id="838" w:author="Musavi, Hamid [USA]" w:date="2018-11-09T15:55:00Z"/>
          <w:rFonts w:ascii="Courier New" w:hAnsi="Courier New" w:cs="Courier New"/>
          <w:sz w:val="20"/>
          <w:szCs w:val="20"/>
        </w:rPr>
      </w:pPr>
      <w:ins w:id="839" w:author="Musavi, Hamid [USA]" w:date="2018-11-09T15:55:00Z">
        <w:r w:rsidRPr="000B2548">
          <w:rPr>
            <w:rFonts w:ascii="Courier New" w:hAnsi="Courier New" w:cs="Courier New"/>
            <w:sz w:val="20"/>
            <w:szCs w:val="20"/>
          </w:rPr>
          <w:t xml:space="preserve">                      "longitude": -1087827750</w:t>
        </w:r>
      </w:ins>
    </w:p>
    <w:p w:rsidR="000B2548" w:rsidRPr="000B2548" w:rsidRDefault="000B2548" w:rsidP="000B2548">
      <w:pPr>
        <w:shd w:val="clear" w:color="auto" w:fill="D9D9D9" w:themeFill="background1" w:themeFillShade="D9"/>
        <w:spacing w:after="0"/>
        <w:rPr>
          <w:ins w:id="840" w:author="Musavi, Hamid [USA]" w:date="2018-11-09T15:55:00Z"/>
          <w:rFonts w:ascii="Courier New" w:hAnsi="Courier New" w:cs="Courier New"/>
          <w:sz w:val="20"/>
          <w:szCs w:val="20"/>
        </w:rPr>
      </w:pPr>
      <w:ins w:id="841"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42" w:author="Musavi, Hamid [USA]" w:date="2018-11-09T15:55:00Z"/>
          <w:rFonts w:ascii="Courier New" w:hAnsi="Courier New" w:cs="Courier New"/>
          <w:sz w:val="20"/>
          <w:szCs w:val="20"/>
        </w:rPr>
      </w:pPr>
      <w:ins w:id="84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44" w:author="Musavi, Hamid [USA]" w:date="2018-11-09T15:55:00Z"/>
          <w:rFonts w:ascii="Courier New" w:hAnsi="Courier New" w:cs="Courier New"/>
          <w:sz w:val="20"/>
          <w:szCs w:val="20"/>
        </w:rPr>
      </w:pPr>
      <w:ins w:id="84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46" w:author="Musavi, Hamid [USA]" w:date="2018-11-09T15:55:00Z"/>
          <w:rFonts w:ascii="Courier New" w:hAnsi="Courier New" w:cs="Courier New"/>
          <w:sz w:val="20"/>
          <w:szCs w:val="20"/>
        </w:rPr>
      </w:pPr>
      <w:ins w:id="847" w:author="Musavi, Hamid [USA]" w:date="2018-11-09T15:55:00Z">
        <w:r w:rsidRPr="000B2548">
          <w:rPr>
            <w:rFonts w:ascii="Courier New" w:hAnsi="Courier New" w:cs="Courier New"/>
            <w:sz w:val="20"/>
            <w:szCs w:val="20"/>
          </w:rPr>
          <w:t xml:space="preserve">                "priority": 0,</w:t>
        </w:r>
      </w:ins>
    </w:p>
    <w:p w:rsidR="000B2548" w:rsidRPr="000B2548" w:rsidRDefault="000B2548" w:rsidP="000B2548">
      <w:pPr>
        <w:shd w:val="clear" w:color="auto" w:fill="D9D9D9" w:themeFill="background1" w:themeFillShade="D9"/>
        <w:spacing w:after="0"/>
        <w:rPr>
          <w:ins w:id="848" w:author="Musavi, Hamid [USA]" w:date="2018-11-09T15:55:00Z"/>
          <w:rFonts w:ascii="Courier New" w:hAnsi="Courier New" w:cs="Courier New"/>
          <w:sz w:val="20"/>
          <w:szCs w:val="20"/>
        </w:rPr>
      </w:pPr>
      <w:ins w:id="849" w:author="Musavi, Hamid [USA]" w:date="2018-11-09T15:55:00Z">
        <w:r w:rsidRPr="000B2548">
          <w:rPr>
            <w:rFonts w:ascii="Courier New" w:hAnsi="Courier New" w:cs="Courier New"/>
            <w:sz w:val="20"/>
            <w:szCs w:val="20"/>
          </w:rPr>
          <w:t xml:space="preserve">                "url": null,</w:t>
        </w:r>
      </w:ins>
    </w:p>
    <w:p w:rsidR="000B2548" w:rsidRPr="000B2548" w:rsidRDefault="000B2548" w:rsidP="000B2548">
      <w:pPr>
        <w:shd w:val="clear" w:color="auto" w:fill="D9D9D9" w:themeFill="background1" w:themeFillShade="D9"/>
        <w:spacing w:after="0"/>
        <w:rPr>
          <w:ins w:id="850" w:author="Musavi, Hamid [USA]" w:date="2018-11-09T15:55:00Z"/>
          <w:rFonts w:ascii="Courier New" w:hAnsi="Courier New" w:cs="Courier New"/>
          <w:sz w:val="20"/>
          <w:szCs w:val="20"/>
        </w:rPr>
      </w:pPr>
      <w:ins w:id="851" w:author="Musavi, Hamid [USA]" w:date="2018-11-09T15:55:00Z">
        <w:r w:rsidRPr="000B2548">
          <w:rPr>
            <w:rFonts w:ascii="Courier New" w:hAnsi="Courier New" w:cs="Courier New"/>
            <w:sz w:val="20"/>
            <w:szCs w:val="20"/>
          </w:rPr>
          <w:t xml:space="preserve">                "content": {</w:t>
        </w:r>
      </w:ins>
    </w:p>
    <w:p w:rsidR="000B2548" w:rsidRPr="000B2548" w:rsidRDefault="000B2548" w:rsidP="000B2548">
      <w:pPr>
        <w:shd w:val="clear" w:color="auto" w:fill="D9D9D9" w:themeFill="background1" w:themeFillShade="D9"/>
        <w:spacing w:after="0"/>
        <w:rPr>
          <w:ins w:id="852" w:author="Musavi, Hamid [USA]" w:date="2018-11-09T15:55:00Z"/>
          <w:rFonts w:ascii="Courier New" w:hAnsi="Courier New" w:cs="Courier New"/>
          <w:sz w:val="20"/>
          <w:szCs w:val="20"/>
        </w:rPr>
      </w:pPr>
      <w:ins w:id="853" w:author="Musavi, Hamid [USA]" w:date="2018-11-09T15:55:00Z">
        <w:r w:rsidRPr="000B2548">
          <w:rPr>
            <w:rFonts w:ascii="Courier New" w:hAnsi="Courier New" w:cs="Courier New"/>
            <w:sz w:val="20"/>
            <w:szCs w:val="20"/>
          </w:rPr>
          <w:t xml:space="preserve">                  "advisory": {</w:t>
        </w:r>
      </w:ins>
    </w:p>
    <w:p w:rsidR="000B2548" w:rsidRPr="000B2548" w:rsidRDefault="000B2548" w:rsidP="000B2548">
      <w:pPr>
        <w:shd w:val="clear" w:color="auto" w:fill="D9D9D9" w:themeFill="background1" w:themeFillShade="D9"/>
        <w:spacing w:after="0"/>
        <w:rPr>
          <w:ins w:id="854" w:author="Musavi, Hamid [USA]" w:date="2018-11-09T15:55:00Z"/>
          <w:rFonts w:ascii="Courier New" w:hAnsi="Courier New" w:cs="Courier New"/>
          <w:sz w:val="20"/>
          <w:szCs w:val="20"/>
        </w:rPr>
      </w:pPr>
      <w:ins w:id="855" w:author="Musavi, Hamid [USA]" w:date="2018-11-09T15:55:00Z">
        <w:r w:rsidRPr="000B2548">
          <w:rPr>
            <w:rFonts w:ascii="Courier New" w:hAnsi="Courier New" w:cs="Courier New"/>
            <w:sz w:val="20"/>
            <w:szCs w:val="20"/>
          </w:rPr>
          <w:t xml:space="preserve">                    "SEQUENCE": [</w:t>
        </w:r>
      </w:ins>
    </w:p>
    <w:p w:rsidR="000B2548" w:rsidRPr="000B2548" w:rsidRDefault="000B2548" w:rsidP="000B2548">
      <w:pPr>
        <w:shd w:val="clear" w:color="auto" w:fill="D9D9D9" w:themeFill="background1" w:themeFillShade="D9"/>
        <w:spacing w:after="0"/>
        <w:rPr>
          <w:ins w:id="856" w:author="Musavi, Hamid [USA]" w:date="2018-11-09T15:55:00Z"/>
          <w:rFonts w:ascii="Courier New" w:hAnsi="Courier New" w:cs="Courier New"/>
          <w:sz w:val="20"/>
          <w:szCs w:val="20"/>
        </w:rPr>
      </w:pPr>
      <w:ins w:id="85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58" w:author="Musavi, Hamid [USA]" w:date="2018-11-09T15:55:00Z"/>
          <w:rFonts w:ascii="Courier New" w:hAnsi="Courier New" w:cs="Courier New"/>
          <w:sz w:val="20"/>
          <w:szCs w:val="20"/>
        </w:rPr>
      </w:pPr>
      <w:ins w:id="859"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60" w:author="Musavi, Hamid [USA]" w:date="2018-11-09T15:55:00Z"/>
          <w:rFonts w:ascii="Courier New" w:hAnsi="Courier New" w:cs="Courier New"/>
          <w:sz w:val="20"/>
          <w:szCs w:val="20"/>
        </w:rPr>
      </w:pPr>
      <w:ins w:id="861" w:author="Musavi, Hamid [USA]" w:date="2018-11-09T15:55:00Z">
        <w:r w:rsidRPr="000B2548">
          <w:rPr>
            <w:rFonts w:ascii="Courier New" w:hAnsi="Courier New" w:cs="Courier New"/>
            <w:sz w:val="20"/>
            <w:szCs w:val="20"/>
          </w:rPr>
          <w:t xml:space="preserve">                          "itis": 125</w:t>
        </w:r>
      </w:ins>
    </w:p>
    <w:p w:rsidR="000B2548" w:rsidRPr="000B2548" w:rsidRDefault="000B2548" w:rsidP="000B2548">
      <w:pPr>
        <w:shd w:val="clear" w:color="auto" w:fill="D9D9D9" w:themeFill="background1" w:themeFillShade="D9"/>
        <w:spacing w:after="0"/>
        <w:rPr>
          <w:ins w:id="862" w:author="Musavi, Hamid [USA]" w:date="2018-11-09T15:55:00Z"/>
          <w:rFonts w:ascii="Courier New" w:hAnsi="Courier New" w:cs="Courier New"/>
          <w:sz w:val="20"/>
          <w:szCs w:val="20"/>
        </w:rPr>
      </w:pPr>
      <w:ins w:id="86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4" w:author="Musavi, Hamid [USA]" w:date="2018-11-09T15:55:00Z"/>
          <w:rFonts w:ascii="Courier New" w:hAnsi="Courier New" w:cs="Courier New"/>
          <w:sz w:val="20"/>
          <w:szCs w:val="20"/>
        </w:rPr>
      </w:pPr>
      <w:ins w:id="86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6" w:author="Musavi, Hamid [USA]" w:date="2018-11-09T15:55:00Z"/>
          <w:rFonts w:ascii="Courier New" w:hAnsi="Courier New" w:cs="Courier New"/>
          <w:sz w:val="20"/>
          <w:szCs w:val="20"/>
        </w:rPr>
      </w:pPr>
      <w:ins w:id="86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8" w:author="Musavi, Hamid [USA]" w:date="2018-11-09T15:55:00Z"/>
          <w:rFonts w:ascii="Courier New" w:hAnsi="Courier New" w:cs="Courier New"/>
          <w:sz w:val="20"/>
          <w:szCs w:val="20"/>
        </w:rPr>
      </w:pPr>
      <w:ins w:id="869"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70" w:author="Musavi, Hamid [USA]" w:date="2018-11-09T15:55:00Z"/>
          <w:rFonts w:ascii="Courier New" w:hAnsi="Courier New" w:cs="Courier New"/>
          <w:sz w:val="20"/>
          <w:szCs w:val="20"/>
        </w:rPr>
      </w:pPr>
      <w:ins w:id="871" w:author="Musavi, Hamid [USA]" w:date="2018-11-09T15:55:00Z">
        <w:r w:rsidRPr="000B2548">
          <w:rPr>
            <w:rFonts w:ascii="Courier New" w:hAnsi="Courier New" w:cs="Courier New"/>
            <w:sz w:val="20"/>
            <w:szCs w:val="20"/>
          </w:rPr>
          <w:t xml:space="preserve">                          "text": "some text"</w:t>
        </w:r>
      </w:ins>
    </w:p>
    <w:p w:rsidR="000B2548" w:rsidRPr="000B2548" w:rsidRDefault="000B2548" w:rsidP="000B2548">
      <w:pPr>
        <w:shd w:val="clear" w:color="auto" w:fill="D9D9D9" w:themeFill="background1" w:themeFillShade="D9"/>
        <w:spacing w:after="0"/>
        <w:rPr>
          <w:ins w:id="872" w:author="Musavi, Hamid [USA]" w:date="2018-11-09T15:55:00Z"/>
          <w:rFonts w:ascii="Courier New" w:hAnsi="Courier New" w:cs="Courier New"/>
          <w:sz w:val="20"/>
          <w:szCs w:val="20"/>
        </w:rPr>
      </w:pPr>
      <w:ins w:id="87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74" w:author="Musavi, Hamid [USA]" w:date="2018-11-09T15:55:00Z"/>
          <w:rFonts w:ascii="Courier New" w:hAnsi="Courier New" w:cs="Courier New"/>
          <w:sz w:val="20"/>
          <w:szCs w:val="20"/>
        </w:rPr>
      </w:pPr>
      <w:ins w:id="87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76" w:author="Musavi, Hamid [USA]" w:date="2018-11-09T15:55:00Z"/>
          <w:rFonts w:ascii="Courier New" w:hAnsi="Courier New" w:cs="Courier New"/>
          <w:sz w:val="20"/>
          <w:szCs w:val="20"/>
        </w:rPr>
      </w:pPr>
      <w:ins w:id="87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78" w:author="Musavi, Hamid [USA]" w:date="2018-11-09T15:55:00Z"/>
          <w:rFonts w:ascii="Courier New" w:hAnsi="Courier New" w:cs="Courier New"/>
          <w:sz w:val="20"/>
          <w:szCs w:val="20"/>
        </w:rPr>
      </w:pPr>
      <w:ins w:id="879"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80" w:author="Musavi, Hamid [USA]" w:date="2018-11-09T15:55:00Z"/>
          <w:rFonts w:ascii="Courier New" w:hAnsi="Courier New" w:cs="Courier New"/>
          <w:sz w:val="20"/>
          <w:szCs w:val="20"/>
        </w:rPr>
      </w:pPr>
      <w:ins w:id="881" w:author="Musavi, Hamid [USA]" w:date="2018-11-09T15:55:00Z">
        <w:r w:rsidRPr="000B2548">
          <w:rPr>
            <w:rFonts w:ascii="Courier New" w:hAnsi="Courier New" w:cs="Courier New"/>
            <w:sz w:val="20"/>
            <w:szCs w:val="20"/>
          </w:rPr>
          <w:t xml:space="preserve">                          "itis": 250</w:t>
        </w:r>
      </w:ins>
    </w:p>
    <w:p w:rsidR="000B2548" w:rsidRPr="000B2548" w:rsidRDefault="000B2548" w:rsidP="000B2548">
      <w:pPr>
        <w:shd w:val="clear" w:color="auto" w:fill="D9D9D9" w:themeFill="background1" w:themeFillShade="D9"/>
        <w:spacing w:after="0"/>
        <w:rPr>
          <w:ins w:id="882" w:author="Musavi, Hamid [USA]" w:date="2018-11-09T15:55:00Z"/>
          <w:rFonts w:ascii="Courier New" w:hAnsi="Courier New" w:cs="Courier New"/>
          <w:sz w:val="20"/>
          <w:szCs w:val="20"/>
        </w:rPr>
      </w:pPr>
      <w:ins w:id="88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84" w:author="Musavi, Hamid [USA]" w:date="2018-11-09T15:55:00Z"/>
          <w:rFonts w:ascii="Courier New" w:hAnsi="Courier New" w:cs="Courier New"/>
          <w:sz w:val="20"/>
          <w:szCs w:val="20"/>
        </w:rPr>
      </w:pPr>
      <w:ins w:id="88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86" w:author="Musavi, Hamid [USA]" w:date="2018-11-09T15:55:00Z"/>
          <w:rFonts w:ascii="Courier New" w:hAnsi="Courier New" w:cs="Courier New"/>
          <w:sz w:val="20"/>
          <w:szCs w:val="20"/>
        </w:rPr>
      </w:pPr>
      <w:ins w:id="88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88" w:author="Musavi, Hamid [USA]" w:date="2018-11-09T15:55:00Z"/>
          <w:rFonts w:ascii="Courier New" w:hAnsi="Courier New" w:cs="Courier New"/>
          <w:sz w:val="20"/>
          <w:szCs w:val="20"/>
        </w:rPr>
      </w:pPr>
      <w:ins w:id="889"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90" w:author="Musavi, Hamid [USA]" w:date="2018-11-09T15:55:00Z"/>
          <w:rFonts w:ascii="Courier New" w:hAnsi="Courier New" w:cs="Courier New"/>
          <w:sz w:val="20"/>
          <w:szCs w:val="20"/>
        </w:rPr>
      </w:pPr>
      <w:ins w:id="891" w:author="Musavi, Hamid [USA]" w:date="2018-11-09T15:55:00Z">
        <w:r w:rsidRPr="000B2548">
          <w:rPr>
            <w:rFonts w:ascii="Courier New" w:hAnsi="Courier New" w:cs="Courier New"/>
            <w:sz w:val="20"/>
            <w:szCs w:val="20"/>
          </w:rPr>
          <w:t xml:space="preserve">                          "text": 98765</w:t>
        </w:r>
      </w:ins>
    </w:p>
    <w:p w:rsidR="000B2548" w:rsidRPr="000B2548" w:rsidRDefault="000B2548" w:rsidP="000B2548">
      <w:pPr>
        <w:shd w:val="clear" w:color="auto" w:fill="D9D9D9" w:themeFill="background1" w:themeFillShade="D9"/>
        <w:spacing w:after="0"/>
        <w:rPr>
          <w:ins w:id="892" w:author="Musavi, Hamid [USA]" w:date="2018-11-09T15:55:00Z"/>
          <w:rFonts w:ascii="Courier New" w:hAnsi="Courier New" w:cs="Courier New"/>
          <w:sz w:val="20"/>
          <w:szCs w:val="20"/>
        </w:rPr>
      </w:pPr>
      <w:ins w:id="89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94" w:author="Musavi, Hamid [USA]" w:date="2018-11-09T15:55:00Z"/>
          <w:rFonts w:ascii="Courier New" w:hAnsi="Courier New" w:cs="Courier New"/>
          <w:sz w:val="20"/>
          <w:szCs w:val="20"/>
        </w:rPr>
      </w:pPr>
      <w:ins w:id="89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96" w:author="Musavi, Hamid [USA]" w:date="2018-11-09T15:55:00Z"/>
          <w:rFonts w:ascii="Courier New" w:hAnsi="Courier New" w:cs="Courier New"/>
          <w:sz w:val="20"/>
          <w:szCs w:val="20"/>
        </w:rPr>
      </w:pPr>
      <w:ins w:id="89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98" w:author="Musavi, Hamid [USA]" w:date="2018-11-09T15:55:00Z"/>
          <w:rFonts w:ascii="Courier New" w:hAnsi="Courier New" w:cs="Courier New"/>
          <w:sz w:val="20"/>
          <w:szCs w:val="20"/>
        </w:rPr>
      </w:pPr>
      <w:ins w:id="899"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00" w:author="Musavi, Hamid [USA]" w:date="2018-11-09T15:55:00Z"/>
          <w:rFonts w:ascii="Courier New" w:hAnsi="Courier New" w:cs="Courier New"/>
          <w:sz w:val="20"/>
          <w:szCs w:val="20"/>
        </w:rPr>
      </w:pPr>
      <w:ins w:id="901"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02" w:author="Musavi, Hamid [USA]" w:date="2018-11-09T15:55:00Z"/>
          <w:rFonts w:ascii="Courier New" w:hAnsi="Courier New" w:cs="Courier New"/>
          <w:sz w:val="20"/>
          <w:szCs w:val="20"/>
        </w:rPr>
      </w:pPr>
      <w:ins w:id="903" w:author="Musavi, Hamid [USA]" w:date="2018-11-09T15:55:00Z">
        <w:r w:rsidRPr="000B2548">
          <w:rPr>
            <w:rFonts w:ascii="Courier New" w:hAnsi="Courier New" w:cs="Courier New"/>
            <w:sz w:val="20"/>
            <w:szCs w:val="20"/>
          </w:rPr>
          <w:t xml:space="preserve">                "sspTimRights": 0,</w:t>
        </w:r>
      </w:ins>
    </w:p>
    <w:p w:rsidR="000B2548" w:rsidRPr="000B2548" w:rsidRDefault="000B2548" w:rsidP="000B2548">
      <w:pPr>
        <w:shd w:val="clear" w:color="auto" w:fill="D9D9D9" w:themeFill="background1" w:themeFillShade="D9"/>
        <w:spacing w:after="0"/>
        <w:rPr>
          <w:ins w:id="904" w:author="Musavi, Hamid [USA]" w:date="2018-11-09T15:55:00Z"/>
          <w:rFonts w:ascii="Courier New" w:hAnsi="Courier New" w:cs="Courier New"/>
          <w:sz w:val="20"/>
          <w:szCs w:val="20"/>
        </w:rPr>
      </w:pPr>
      <w:ins w:id="905" w:author="Musavi, Hamid [USA]" w:date="2018-11-09T15:55:00Z">
        <w:r w:rsidRPr="000B2548">
          <w:rPr>
            <w:rFonts w:ascii="Courier New" w:hAnsi="Courier New" w:cs="Courier New"/>
            <w:sz w:val="20"/>
            <w:szCs w:val="20"/>
          </w:rPr>
          <w:t xml:space="preserve">                "sspLocationRights": 3,</w:t>
        </w:r>
      </w:ins>
    </w:p>
    <w:p w:rsidR="000B2548" w:rsidRPr="000B2548" w:rsidRDefault="000B2548" w:rsidP="000B2548">
      <w:pPr>
        <w:shd w:val="clear" w:color="auto" w:fill="D9D9D9" w:themeFill="background1" w:themeFillShade="D9"/>
        <w:spacing w:after="0"/>
        <w:rPr>
          <w:ins w:id="906" w:author="Musavi, Hamid [USA]" w:date="2018-11-09T15:55:00Z"/>
          <w:rFonts w:ascii="Courier New" w:hAnsi="Courier New" w:cs="Courier New"/>
          <w:sz w:val="20"/>
          <w:szCs w:val="20"/>
        </w:rPr>
      </w:pPr>
      <w:ins w:id="907" w:author="Musavi, Hamid [USA]" w:date="2018-11-09T15:55:00Z">
        <w:r w:rsidRPr="000B2548">
          <w:rPr>
            <w:rFonts w:ascii="Courier New" w:hAnsi="Courier New" w:cs="Courier New"/>
            <w:sz w:val="20"/>
            <w:szCs w:val="20"/>
          </w:rPr>
          <w:t xml:space="preserve">                "frameType": {</w:t>
        </w:r>
      </w:ins>
    </w:p>
    <w:p w:rsidR="000B2548" w:rsidRPr="000B2548" w:rsidRDefault="000B2548" w:rsidP="000B2548">
      <w:pPr>
        <w:shd w:val="clear" w:color="auto" w:fill="D9D9D9" w:themeFill="background1" w:themeFillShade="D9"/>
        <w:spacing w:after="0"/>
        <w:rPr>
          <w:ins w:id="908" w:author="Musavi, Hamid [USA]" w:date="2018-11-09T15:55:00Z"/>
          <w:rFonts w:ascii="Courier New" w:hAnsi="Courier New" w:cs="Courier New"/>
          <w:sz w:val="20"/>
          <w:szCs w:val="20"/>
        </w:rPr>
      </w:pPr>
      <w:ins w:id="909" w:author="Musavi, Hamid [USA]" w:date="2018-11-09T15:55:00Z">
        <w:r w:rsidRPr="000B2548">
          <w:rPr>
            <w:rFonts w:ascii="Courier New" w:hAnsi="Courier New" w:cs="Courier New"/>
            <w:sz w:val="20"/>
            <w:szCs w:val="20"/>
          </w:rPr>
          <w:t xml:space="preserve">                  "advisory": ""</w:t>
        </w:r>
      </w:ins>
    </w:p>
    <w:p w:rsidR="000B2548" w:rsidRPr="000B2548" w:rsidRDefault="000B2548" w:rsidP="000B2548">
      <w:pPr>
        <w:shd w:val="clear" w:color="auto" w:fill="D9D9D9" w:themeFill="background1" w:themeFillShade="D9"/>
        <w:spacing w:after="0"/>
        <w:rPr>
          <w:ins w:id="910" w:author="Musavi, Hamid [USA]" w:date="2018-11-09T15:55:00Z"/>
          <w:rFonts w:ascii="Courier New" w:hAnsi="Courier New" w:cs="Courier New"/>
          <w:sz w:val="20"/>
          <w:szCs w:val="20"/>
        </w:rPr>
      </w:pPr>
      <w:ins w:id="911"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12" w:author="Musavi, Hamid [USA]" w:date="2018-11-09T15:55:00Z"/>
          <w:rFonts w:ascii="Courier New" w:hAnsi="Courier New" w:cs="Courier New"/>
          <w:sz w:val="20"/>
          <w:szCs w:val="20"/>
        </w:rPr>
      </w:pPr>
      <w:ins w:id="913" w:author="Musavi, Hamid [USA]" w:date="2018-11-09T15:55:00Z">
        <w:r w:rsidRPr="000B2548">
          <w:rPr>
            <w:rFonts w:ascii="Courier New" w:hAnsi="Courier New" w:cs="Courier New"/>
            <w:sz w:val="20"/>
            <w:szCs w:val="20"/>
          </w:rPr>
          <w:t xml:space="preserve">                "startTime": 482027</w:t>
        </w:r>
      </w:ins>
    </w:p>
    <w:p w:rsidR="000B2548" w:rsidRPr="000B2548" w:rsidRDefault="000B2548" w:rsidP="000B2548">
      <w:pPr>
        <w:shd w:val="clear" w:color="auto" w:fill="D9D9D9" w:themeFill="background1" w:themeFillShade="D9"/>
        <w:spacing w:after="0"/>
        <w:rPr>
          <w:ins w:id="914" w:author="Musavi, Hamid [USA]" w:date="2018-11-09T15:55:00Z"/>
          <w:rFonts w:ascii="Courier New" w:hAnsi="Courier New" w:cs="Courier New"/>
          <w:sz w:val="20"/>
          <w:szCs w:val="20"/>
        </w:rPr>
      </w:pPr>
      <w:ins w:id="91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16" w:author="Musavi, Hamid [USA]" w:date="2018-11-09T15:55:00Z"/>
          <w:rFonts w:ascii="Courier New" w:hAnsi="Courier New" w:cs="Courier New"/>
          <w:sz w:val="20"/>
          <w:szCs w:val="20"/>
        </w:rPr>
      </w:pPr>
      <w:ins w:id="91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18" w:author="Musavi, Hamid [USA]" w:date="2018-11-09T15:55:00Z"/>
          <w:rFonts w:ascii="Courier New" w:hAnsi="Courier New" w:cs="Courier New"/>
          <w:sz w:val="20"/>
          <w:szCs w:val="20"/>
        </w:rPr>
      </w:pPr>
      <w:ins w:id="919" w:author="Musavi, Hamid [USA]" w:date="2018-11-09T15:55:00Z">
        <w:r w:rsidRPr="000B2548">
          <w:rPr>
            <w:rFonts w:ascii="Courier New" w:hAnsi="Courier New" w:cs="Courier New"/>
            <w:sz w:val="20"/>
            <w:szCs w:val="20"/>
          </w:rPr>
          <w:t xml:space="preserve">            "msgCnt": 13</w:t>
        </w:r>
      </w:ins>
    </w:p>
    <w:p w:rsidR="000B2548" w:rsidRPr="000B2548" w:rsidRDefault="000B2548" w:rsidP="000B2548">
      <w:pPr>
        <w:shd w:val="clear" w:color="auto" w:fill="D9D9D9" w:themeFill="background1" w:themeFillShade="D9"/>
        <w:spacing w:after="0"/>
        <w:rPr>
          <w:ins w:id="920" w:author="Musavi, Hamid [USA]" w:date="2018-11-09T15:55:00Z"/>
          <w:rFonts w:ascii="Courier New" w:hAnsi="Courier New" w:cs="Courier New"/>
          <w:sz w:val="20"/>
          <w:szCs w:val="20"/>
        </w:rPr>
      </w:pPr>
      <w:ins w:id="921" w:author="Musavi, Hamid [USA]" w:date="2018-11-09T15:55:00Z">
        <w:r w:rsidRPr="000B2548">
          <w:rPr>
            <w:rFonts w:ascii="Courier New" w:hAnsi="Courier New" w:cs="Courier New"/>
            <w:sz w:val="20"/>
            <w:szCs w:val="20"/>
          </w:rPr>
          <w:lastRenderedPageBreak/>
          <w:t xml:space="preserve">          }</w:t>
        </w:r>
      </w:ins>
    </w:p>
    <w:p w:rsidR="000B2548" w:rsidRPr="000B2548" w:rsidRDefault="000B2548" w:rsidP="000B2548">
      <w:pPr>
        <w:shd w:val="clear" w:color="auto" w:fill="D9D9D9" w:themeFill="background1" w:themeFillShade="D9"/>
        <w:spacing w:after="0"/>
        <w:rPr>
          <w:ins w:id="922" w:author="Musavi, Hamid [USA]" w:date="2018-11-09T15:55:00Z"/>
          <w:rFonts w:ascii="Courier New" w:hAnsi="Courier New" w:cs="Courier New"/>
          <w:sz w:val="20"/>
          <w:szCs w:val="20"/>
        </w:rPr>
      </w:pPr>
      <w:ins w:id="923"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24" w:author="Musavi, Hamid [USA]" w:date="2018-11-09T15:55:00Z"/>
          <w:rFonts w:ascii="Courier New" w:hAnsi="Courier New" w:cs="Courier New"/>
          <w:sz w:val="20"/>
          <w:szCs w:val="20"/>
        </w:rPr>
      </w:pPr>
      <w:ins w:id="925"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26" w:author="Musavi, Hamid [USA]" w:date="2018-11-09T15:55:00Z"/>
          <w:rFonts w:ascii="Courier New" w:hAnsi="Courier New" w:cs="Courier New"/>
          <w:sz w:val="20"/>
          <w:szCs w:val="20"/>
        </w:rPr>
      </w:pPr>
      <w:ins w:id="927"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928" w:author="Musavi, Hamid [USA]" w:date="2018-11-09T15:55:00Z"/>
          <w:rFonts w:ascii="Courier New" w:hAnsi="Courier New" w:cs="Courier New"/>
          <w:sz w:val="20"/>
          <w:szCs w:val="20"/>
        </w:rPr>
      </w:pPr>
      <w:ins w:id="929" w:author="Musavi, Hamid [USA]" w:date="2018-11-09T15:55:00Z">
        <w:r w:rsidRPr="000B2548">
          <w:rPr>
            <w:rFonts w:ascii="Courier New" w:hAnsi="Courier New" w:cs="Courier New"/>
            <w:sz w:val="20"/>
            <w:szCs w:val="20"/>
          </w:rPr>
          <w:t xml:space="preserve">    "dataType": "TravelerInformation"</w:t>
        </w:r>
      </w:ins>
    </w:p>
    <w:p w:rsidR="000B2548" w:rsidRPr="000B2548" w:rsidRDefault="000B2548" w:rsidP="000B2548">
      <w:pPr>
        <w:shd w:val="clear" w:color="auto" w:fill="D9D9D9" w:themeFill="background1" w:themeFillShade="D9"/>
        <w:spacing w:after="0"/>
        <w:rPr>
          <w:ins w:id="930" w:author="Musavi, Hamid [USA]" w:date="2018-11-09T15:55:00Z"/>
          <w:rFonts w:ascii="Courier New" w:hAnsi="Courier New" w:cs="Courier New"/>
          <w:sz w:val="20"/>
          <w:szCs w:val="20"/>
        </w:rPr>
      </w:pPr>
      <w:ins w:id="931" w:author="Musavi, Hamid [USA]" w:date="2018-11-09T15:55:00Z">
        <w:r w:rsidRPr="000B2548">
          <w:rPr>
            <w:rFonts w:ascii="Courier New" w:hAnsi="Courier New" w:cs="Courier New"/>
            <w:sz w:val="20"/>
            <w:szCs w:val="20"/>
          </w:rPr>
          <w:t xml:space="preserve">  }</w:t>
        </w:r>
      </w:ins>
    </w:p>
    <w:p w:rsidR="006F7F91" w:rsidRPr="008C015A" w:rsidRDefault="000B2548" w:rsidP="000B2548">
      <w:pPr>
        <w:shd w:val="clear" w:color="auto" w:fill="D9D9D9" w:themeFill="background1" w:themeFillShade="D9"/>
        <w:spacing w:after="0"/>
        <w:rPr>
          <w:ins w:id="932" w:author="Musavi, Hamid [USA]" w:date="2018-11-09T15:03:00Z"/>
          <w:rFonts w:ascii="Courier New" w:hAnsi="Courier New" w:cs="Courier New"/>
          <w:sz w:val="20"/>
          <w:szCs w:val="20"/>
        </w:rPr>
      </w:pPr>
      <w:ins w:id="933" w:author="Musavi, Hamid [USA]" w:date="2018-11-09T15:55:00Z">
        <w:r w:rsidRPr="000B2548">
          <w:rPr>
            <w:rFonts w:ascii="Courier New" w:hAnsi="Courier New" w:cs="Courier New"/>
            <w:sz w:val="20"/>
            <w:szCs w:val="20"/>
          </w:rPr>
          <w:t>}</w:t>
        </w:r>
      </w:ins>
    </w:p>
    <w:p w:rsidR="008C015A" w:rsidRPr="00DE00B4" w:rsidRDefault="008C015A" w:rsidP="008C015A"/>
    <w:p w:rsidR="00A1173A" w:rsidRDefault="00A1173A" w:rsidP="00A1173A">
      <w:pPr>
        <w:pStyle w:val="Heading2"/>
      </w:pPr>
      <w:bookmarkStart w:id="934" w:name="_Toc524363122"/>
      <w:r>
        <w:t>Sample Driver Alert</w:t>
      </w:r>
      <w:bookmarkEnd w:id="934"/>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del w:id="935"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36" w:author="Musavi, Hamid [USA]" w:date="2018-11-09T11:04:00Z">
        <w:r w:rsidR="007C24BB" w:rsidDel="000C5D5E">
          <w:rPr>
            <w:rFonts w:ascii="Courier New" w:hAnsi="Courier New" w:cs="Courier New"/>
            <w:sz w:val="20"/>
            <w:szCs w:val="20"/>
          </w:rPr>
          <w:delText>5</w:delText>
        </w:r>
      </w:del>
      <w:ins w:id="937"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del w:id="938"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939" w:name="_Toc524363123"/>
      <w:r>
        <w:t>Sample BSM Data</w:t>
      </w:r>
      <w:bookmarkEnd w:id="939"/>
    </w:p>
    <w:p w:rsidR="008B1559" w:rsidRDefault="00D93DEF" w:rsidP="008B1559">
      <w:pPr>
        <w:pStyle w:val="Heading3"/>
      </w:pPr>
      <w:bookmarkStart w:id="940" w:name="_Toc524363124"/>
      <w:r>
        <w:t>BSM from bsmTx</w:t>
      </w:r>
      <w:bookmarkEnd w:id="940"/>
    </w:p>
    <w:p w:rsidR="008B1559" w:rsidRDefault="000866CB" w:rsidP="008B1559">
      <w:r>
        <w:t xml:space="preserve">ODE receives BSM messages from OBU via RSU in binary ANS.1 UPER encoded format. ODE decodes, transforms, converts it to JSON and publishes it to the relevant topics for consumption by client </w:t>
      </w:r>
      <w:r>
        <w:lastRenderedPageBreak/>
        <w:t>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w:t>
      </w:r>
      <w:del w:id="941"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42" w:author="Musavi, Hamid [USA]" w:date="2018-11-09T11:04:00Z">
        <w:r w:rsidR="003B603E" w:rsidDel="000C5D5E">
          <w:rPr>
            <w:rFonts w:ascii="Courier New" w:hAnsi="Courier New" w:cs="Courier New"/>
            <w:sz w:val="20"/>
            <w:szCs w:val="20"/>
          </w:rPr>
          <w:delText>5</w:delText>
        </w:r>
      </w:del>
      <w:ins w:id="943"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del w:id="944"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945" w:name="_Toc524363125"/>
      <w:r>
        <w:t xml:space="preserve">BSM </w:t>
      </w:r>
      <w:r w:rsidR="00D93DEF">
        <w:t xml:space="preserve">from </w:t>
      </w:r>
      <w:r w:rsidR="003B7407">
        <w:t>bsmLogDuringEvent</w:t>
      </w:r>
      <w:bookmarkEnd w:id="945"/>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del w:id="946"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47" w:author="Musavi, Hamid [USA]" w:date="2018-11-09T11:04:00Z">
        <w:r w:rsidR="003B603E" w:rsidDel="000C5D5E">
          <w:rPr>
            <w:rFonts w:ascii="Courier New" w:hAnsi="Courier New" w:cs="Courier New"/>
            <w:sz w:val="20"/>
            <w:szCs w:val="20"/>
          </w:rPr>
          <w:delText>5</w:delText>
        </w:r>
      </w:del>
      <w:ins w:id="948"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del w:id="949"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950" w:name="_Toc524363126"/>
      <w:r>
        <w:t>BSM from rxMsg</w:t>
      </w:r>
      <w:bookmarkEnd w:id="950"/>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del w:id="951" w:author="Musavi, Hamid [USA]" w:date="2018-11-09T15:30:00Z">
        <w:r w:rsidRPr="00384C3A" w:rsidDel="001C3DDE">
          <w:rPr>
            <w:rFonts w:ascii="Courier New" w:hAnsi="Courier New" w:cs="Courier New"/>
            <w:sz w:val="20"/>
            <w:szCs w:val="20"/>
          </w:rPr>
          <w:delText>[UTC]</w:delText>
        </w:r>
      </w:del>
      <w:r w:rsidRPr="00384C3A">
        <w:rPr>
          <w:rFonts w:ascii="Courier New" w:hAnsi="Courier New" w:cs="Courier New"/>
          <w:sz w:val="20"/>
          <w:szCs w:val="20"/>
        </w:rPr>
        <w:t>",</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52" w:author="Musavi, Hamid [USA]" w:date="2018-11-09T11:04:00Z">
        <w:r w:rsidDel="000C5D5E">
          <w:rPr>
            <w:rFonts w:ascii="Courier New" w:hAnsi="Courier New" w:cs="Courier New"/>
            <w:sz w:val="20"/>
            <w:szCs w:val="20"/>
          </w:rPr>
          <w:delText>5</w:delText>
        </w:r>
      </w:del>
      <w:ins w:id="953"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del w:id="954" w:author="Musavi, Hamid [USA]" w:date="2018-11-09T15:30:00Z">
        <w:r w:rsidRPr="00384C3A" w:rsidDel="001C3DDE">
          <w:rPr>
            <w:rFonts w:ascii="Courier New" w:hAnsi="Courier New" w:cs="Courier New"/>
            <w:sz w:val="20"/>
            <w:szCs w:val="20"/>
          </w:rPr>
          <w:delText>[UTC]</w:delText>
        </w:r>
      </w:del>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955" w:name="_Toc524363127"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955"/>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5EB2" w:rsidRDefault="00E55EB2" w:rsidP="002F2B93">
      <w:pPr>
        <w:spacing w:after="0" w:line="240" w:lineRule="auto"/>
      </w:pPr>
      <w:r>
        <w:separator/>
      </w:r>
    </w:p>
  </w:endnote>
  <w:endnote w:type="continuationSeparator" w:id="0">
    <w:p w:rsidR="00E55EB2" w:rsidRDefault="00E55EB2" w:rsidP="002F2B93">
      <w:pPr>
        <w:spacing w:after="0" w:line="240" w:lineRule="auto"/>
      </w:pPr>
      <w:r>
        <w:continuationSeparator/>
      </w:r>
    </w:p>
  </w:endnote>
  <w:endnote w:id="1">
    <w:p w:rsidR="001C388A" w:rsidRDefault="001C388A" w:rsidP="00E0724D">
      <w:pPr>
        <w:pStyle w:val="EndnoteText"/>
      </w:pPr>
      <w:r>
        <w:rPr>
          <w:rStyle w:val="EndnoteReference"/>
        </w:rPr>
        <w:endnoteRef/>
      </w:r>
      <w:r>
        <w:t xml:space="preserve"> </w:t>
      </w:r>
      <w:r w:rsidRPr="00F33F98">
        <w:t>Midnight will be represented as 0:00 for all time fields</w:t>
      </w:r>
    </w:p>
  </w:endnote>
  <w:endnote w:id="2">
    <w:p w:rsidR="001C388A" w:rsidRDefault="001C388A">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5EB2" w:rsidRDefault="00E55EB2" w:rsidP="002F2B93">
      <w:pPr>
        <w:spacing w:after="0" w:line="240" w:lineRule="auto"/>
      </w:pPr>
      <w:r>
        <w:separator/>
      </w:r>
    </w:p>
  </w:footnote>
  <w:footnote w:type="continuationSeparator" w:id="0">
    <w:p w:rsidR="00E55EB2" w:rsidRDefault="00E55EB2" w:rsidP="002F2B93">
      <w:pPr>
        <w:spacing w:after="0" w:line="240" w:lineRule="auto"/>
      </w:pPr>
      <w:r>
        <w:continuationSeparator/>
      </w:r>
    </w:p>
  </w:footnote>
  <w:footnote w:id="1">
    <w:p w:rsidR="001C388A" w:rsidRDefault="001C388A" w:rsidP="00E0724D">
      <w:pPr>
        <w:pStyle w:val="FootnoteText"/>
      </w:pPr>
      <w:r>
        <w:rPr>
          <w:rStyle w:val="FootnoteReference"/>
        </w:rPr>
        <w:footnoteRef/>
      </w:r>
      <w:r>
        <w:t xml:space="preserve"> Available starting with schemaVersion 4</w:t>
      </w:r>
    </w:p>
  </w:footnote>
  <w:footnote w:id="2">
    <w:p w:rsidR="001C388A" w:rsidRDefault="001C388A"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1C388A" w:rsidRDefault="001C388A"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1C388A" w:rsidRDefault="001C388A" w:rsidP="00E0724D">
      <w:pPr>
        <w:pStyle w:val="FootnoteText"/>
      </w:pPr>
      <w:r>
        <w:rPr>
          <w:rStyle w:val="FootnoteReference"/>
        </w:rPr>
        <w:footnoteRef/>
      </w:r>
      <w:r>
        <w:t xml:space="preserve"> Available starting with schemaVersion 3</w:t>
      </w:r>
    </w:p>
  </w:footnote>
  <w:footnote w:id="5">
    <w:p w:rsidR="001C388A" w:rsidRDefault="001C388A" w:rsidP="00E0724D">
      <w:pPr>
        <w:pStyle w:val="FootnoteText"/>
      </w:pPr>
      <w:r>
        <w:rPr>
          <w:rStyle w:val="FootnoteReference"/>
        </w:rPr>
        <w:footnoteRef/>
      </w:r>
      <w:r>
        <w:t xml:space="preserve"> Available starting with schemaVersion 4</w:t>
      </w:r>
    </w:p>
  </w:footnote>
  <w:footnote w:id="6">
    <w:p w:rsidR="001C388A" w:rsidRDefault="001C388A">
      <w:pPr>
        <w:pStyle w:val="FootnoteText"/>
      </w:pPr>
      <w:ins w:id="41" w:author="Musavi, Hamid [USA]" w:date="2018-11-09T11:05:00Z">
        <w:r>
          <w:rPr>
            <w:rStyle w:val="FootnoteReference"/>
          </w:rPr>
          <w:footnoteRef/>
        </w:r>
        <w:r>
          <w:t xml:space="preserve"> Available starting with schemaVersion 6</w:t>
        </w:r>
      </w:ins>
    </w:p>
  </w:footnote>
  <w:footnote w:id="7">
    <w:p w:rsidR="001C388A" w:rsidRDefault="001C388A"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1C388A" w:rsidRDefault="001C388A" w:rsidP="00A50733">
      <w:pPr>
        <w:pStyle w:val="FootnoteText"/>
      </w:pPr>
      <w:r>
        <w:rPr>
          <w:rStyle w:val="FootnoteReference"/>
        </w:rPr>
        <w:footnoteRef/>
      </w:r>
      <w:r>
        <w:t xml:space="preserve"> Available starting with schemaVersion 4</w:t>
      </w:r>
    </w:p>
  </w:footnote>
  <w:footnote w:id="9">
    <w:p w:rsidR="001C388A" w:rsidRDefault="001C388A">
      <w:pPr>
        <w:pStyle w:val="FootnoteText"/>
      </w:pPr>
      <w:r>
        <w:rPr>
          <w:rStyle w:val="FootnoteReference"/>
        </w:rPr>
        <w:footnoteRef/>
      </w:r>
      <w:r>
        <w:t xml:space="preserve"> Only available in schemaVersion 3.</w:t>
      </w:r>
    </w:p>
  </w:footnote>
  <w:footnote w:id="10">
    <w:p w:rsidR="001C388A" w:rsidRDefault="001C388A">
      <w:pPr>
        <w:pStyle w:val="FootnoteText"/>
      </w:pPr>
      <w:ins w:id="74" w:author="Musavi, Hamid [USA]" w:date="2018-11-09T11:06:00Z">
        <w:r>
          <w:rPr>
            <w:rStyle w:val="FootnoteReference"/>
          </w:rPr>
          <w:footnoteRef/>
        </w:r>
        <w:r>
          <w:t xml:space="preserve"> </w:t>
        </w:r>
      </w:ins>
      <w:ins w:id="75" w:author="Musavi, Hamid [USA]" w:date="2018-11-09T11:07:00Z">
        <w:r>
          <w:t>All data structures defiend in this section are a</w:t>
        </w:r>
      </w:ins>
      <w:ins w:id="76" w:author="Musavi, Hamid [USA]" w:date="2018-11-09T11:06:00Z">
        <w:r>
          <w:t>vailable starting with schemaVersion 6</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388A" w:rsidRPr="008C1C89" w:rsidRDefault="001C388A"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4208E"/>
    <w:rsid w:val="00150FCF"/>
    <w:rsid w:val="00162560"/>
    <w:rsid w:val="00190F8D"/>
    <w:rsid w:val="001A789C"/>
    <w:rsid w:val="001C388A"/>
    <w:rsid w:val="001C3DD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43AC"/>
    <w:rsid w:val="002C5DA3"/>
    <w:rsid w:val="002F2B93"/>
    <w:rsid w:val="002F7F60"/>
    <w:rsid w:val="00312028"/>
    <w:rsid w:val="003128AE"/>
    <w:rsid w:val="003148C0"/>
    <w:rsid w:val="00326696"/>
    <w:rsid w:val="00330EC7"/>
    <w:rsid w:val="00331B6B"/>
    <w:rsid w:val="00332E8E"/>
    <w:rsid w:val="0033406E"/>
    <w:rsid w:val="00342210"/>
    <w:rsid w:val="003658DB"/>
    <w:rsid w:val="00380EEE"/>
    <w:rsid w:val="00384A61"/>
    <w:rsid w:val="00384C3A"/>
    <w:rsid w:val="00384C92"/>
    <w:rsid w:val="003B603E"/>
    <w:rsid w:val="003B7407"/>
    <w:rsid w:val="003D037E"/>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404E2"/>
    <w:rsid w:val="005423DE"/>
    <w:rsid w:val="00556139"/>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22CA7"/>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38F3"/>
    <w:rsid w:val="00806D6F"/>
    <w:rsid w:val="0081076A"/>
    <w:rsid w:val="0082174B"/>
    <w:rsid w:val="0082637D"/>
    <w:rsid w:val="008268A7"/>
    <w:rsid w:val="00842BF9"/>
    <w:rsid w:val="00843213"/>
    <w:rsid w:val="0084401B"/>
    <w:rsid w:val="008539C0"/>
    <w:rsid w:val="00877C1A"/>
    <w:rsid w:val="008802C7"/>
    <w:rsid w:val="0089135F"/>
    <w:rsid w:val="00897E23"/>
    <w:rsid w:val="008B1559"/>
    <w:rsid w:val="008B4ACB"/>
    <w:rsid w:val="008C015A"/>
    <w:rsid w:val="008C1C89"/>
    <w:rsid w:val="008C5899"/>
    <w:rsid w:val="008C61D3"/>
    <w:rsid w:val="008D2A4B"/>
    <w:rsid w:val="008E52D4"/>
    <w:rsid w:val="00941EAE"/>
    <w:rsid w:val="00953DED"/>
    <w:rsid w:val="00955C0A"/>
    <w:rsid w:val="00962B27"/>
    <w:rsid w:val="00981E1B"/>
    <w:rsid w:val="009C4A87"/>
    <w:rsid w:val="009C514A"/>
    <w:rsid w:val="009D5560"/>
    <w:rsid w:val="00A0274F"/>
    <w:rsid w:val="00A036F1"/>
    <w:rsid w:val="00A1173A"/>
    <w:rsid w:val="00A2643F"/>
    <w:rsid w:val="00A27E77"/>
    <w:rsid w:val="00A50733"/>
    <w:rsid w:val="00A54B7D"/>
    <w:rsid w:val="00A6471D"/>
    <w:rsid w:val="00A90A98"/>
    <w:rsid w:val="00A9504E"/>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B1FF5"/>
    <w:rsid w:val="00CC3809"/>
    <w:rsid w:val="00CD14C9"/>
    <w:rsid w:val="00CD6460"/>
    <w:rsid w:val="00CD7FAD"/>
    <w:rsid w:val="00CE50FC"/>
    <w:rsid w:val="00D02095"/>
    <w:rsid w:val="00D06346"/>
    <w:rsid w:val="00D1354D"/>
    <w:rsid w:val="00D23963"/>
    <w:rsid w:val="00D27A99"/>
    <w:rsid w:val="00D361C8"/>
    <w:rsid w:val="00D406AB"/>
    <w:rsid w:val="00D51A7C"/>
    <w:rsid w:val="00D62812"/>
    <w:rsid w:val="00D64595"/>
    <w:rsid w:val="00D767DF"/>
    <w:rsid w:val="00D83AB6"/>
    <w:rsid w:val="00D85011"/>
    <w:rsid w:val="00D93DEF"/>
    <w:rsid w:val="00DA3ACB"/>
    <w:rsid w:val="00DA437C"/>
    <w:rsid w:val="00DC1FE7"/>
    <w:rsid w:val="00DC7AFF"/>
    <w:rsid w:val="00DE00B4"/>
    <w:rsid w:val="00DE7376"/>
    <w:rsid w:val="00E0724D"/>
    <w:rsid w:val="00E221A5"/>
    <w:rsid w:val="00E245F8"/>
    <w:rsid w:val="00E26586"/>
    <w:rsid w:val="00E32F45"/>
    <w:rsid w:val="00E34550"/>
    <w:rsid w:val="00E55EB2"/>
    <w:rsid w:val="00E70F09"/>
    <w:rsid w:val="00E75D80"/>
    <w:rsid w:val="00E80361"/>
    <w:rsid w:val="00E92FD7"/>
    <w:rsid w:val="00EA25DF"/>
    <w:rsid w:val="00ED77CC"/>
    <w:rsid w:val="00ED79F0"/>
    <w:rsid w:val="00EE01CD"/>
    <w:rsid w:val="00EE0ED4"/>
    <w:rsid w:val="00EE21A8"/>
    <w:rsid w:val="00F13022"/>
    <w:rsid w:val="00F14205"/>
    <w:rsid w:val="00F27C43"/>
    <w:rsid w:val="00F3218D"/>
    <w:rsid w:val="00F33F98"/>
    <w:rsid w:val="00F35716"/>
    <w:rsid w:val="00F42C77"/>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E4E07"/>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D2D3BD9A-BA21-4E86-958B-EBFCB4DB2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74</Pages>
  <Words>16697</Words>
  <Characters>95175</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47</cp:revision>
  <dcterms:created xsi:type="dcterms:W3CDTF">2018-04-23T18:57:00Z</dcterms:created>
  <dcterms:modified xsi:type="dcterms:W3CDTF">2018-11-13T15:25:00Z</dcterms:modified>
</cp:coreProperties>
</file>