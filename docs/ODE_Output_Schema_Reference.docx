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12-06T09:39:00Z">
        <w:r w:rsidR="002E3921">
          <w:rPr>
            <w:b/>
            <w:noProof/>
            <w:color w:val="0070C0"/>
          </w:rPr>
          <w:t>December 6, 2018</w:t>
        </w:r>
      </w:ins>
      <w:del w:id="1" w:author="Musavi, Hamid [USA]" w:date="2018-12-06T09:39:00Z">
        <w:r w:rsidR="00C94B2C" w:rsidDel="002E3921">
          <w:rPr>
            <w:b/>
            <w:noProof/>
            <w:color w:val="0070C0"/>
          </w:rPr>
          <w:delText>December 4,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bookmarkStart w:id="2" w:name="_GoBack"/>
        <w:bookmarkEnd w:id="2"/>
        <w:p w:rsidR="00DA6C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1858650" w:history="1">
            <w:r w:rsidR="00DA6C5C" w:rsidRPr="00570174">
              <w:rPr>
                <w:rStyle w:val="Hyperlink"/>
                <w:noProof/>
              </w:rPr>
              <w:t>1</w:t>
            </w:r>
            <w:r w:rsidR="00DA6C5C">
              <w:rPr>
                <w:noProof/>
                <w:lang w:eastAsia="en-US"/>
              </w:rPr>
              <w:tab/>
            </w:r>
            <w:r w:rsidR="00DA6C5C" w:rsidRPr="00570174">
              <w:rPr>
                <w:rStyle w:val="Hyperlink"/>
                <w:noProof/>
              </w:rPr>
              <w:t>Introduction</w:t>
            </w:r>
            <w:r w:rsidR="00DA6C5C">
              <w:rPr>
                <w:noProof/>
                <w:webHidden/>
              </w:rPr>
              <w:tab/>
            </w:r>
            <w:r w:rsidR="00DA6C5C">
              <w:rPr>
                <w:noProof/>
                <w:webHidden/>
              </w:rPr>
              <w:fldChar w:fldCharType="begin"/>
            </w:r>
            <w:r w:rsidR="00DA6C5C">
              <w:rPr>
                <w:noProof/>
                <w:webHidden/>
              </w:rPr>
              <w:instrText xml:space="preserve"> PAGEREF _Toc531858650 \h </w:instrText>
            </w:r>
            <w:r w:rsidR="00DA6C5C">
              <w:rPr>
                <w:noProof/>
                <w:webHidden/>
              </w:rPr>
            </w:r>
            <w:r w:rsidR="00DA6C5C">
              <w:rPr>
                <w:noProof/>
                <w:webHidden/>
              </w:rPr>
              <w:fldChar w:fldCharType="separate"/>
            </w:r>
            <w:r w:rsidR="00DA6C5C">
              <w:rPr>
                <w:noProof/>
                <w:webHidden/>
              </w:rPr>
              <w:t>7</w:t>
            </w:r>
            <w:r w:rsidR="00DA6C5C">
              <w:rPr>
                <w:noProof/>
                <w:webHidden/>
              </w:rPr>
              <w:fldChar w:fldCharType="end"/>
            </w:r>
          </w:hyperlink>
        </w:p>
        <w:p w:rsidR="00DA6C5C" w:rsidRDefault="00DA6C5C">
          <w:pPr>
            <w:pStyle w:val="TOC1"/>
            <w:tabs>
              <w:tab w:val="left" w:pos="480"/>
              <w:tab w:val="right" w:leader="dot" w:pos="9350"/>
            </w:tabs>
            <w:rPr>
              <w:noProof/>
              <w:lang w:eastAsia="en-US"/>
            </w:rPr>
          </w:pPr>
          <w:hyperlink w:anchor="_Toc531858651" w:history="1">
            <w:r w:rsidRPr="00570174">
              <w:rPr>
                <w:rStyle w:val="Hyperlink"/>
                <w:noProof/>
              </w:rPr>
              <w:t>2</w:t>
            </w:r>
            <w:r>
              <w:rPr>
                <w:noProof/>
                <w:lang w:eastAsia="en-US"/>
              </w:rPr>
              <w:tab/>
            </w:r>
            <w:r w:rsidRPr="00570174">
              <w:rPr>
                <w:rStyle w:val="Hyperlink"/>
                <w:noProof/>
              </w:rPr>
              <w:t>Published Topics</w:t>
            </w:r>
            <w:r>
              <w:rPr>
                <w:noProof/>
                <w:webHidden/>
              </w:rPr>
              <w:tab/>
            </w:r>
            <w:r>
              <w:rPr>
                <w:noProof/>
                <w:webHidden/>
              </w:rPr>
              <w:fldChar w:fldCharType="begin"/>
            </w:r>
            <w:r>
              <w:rPr>
                <w:noProof/>
                <w:webHidden/>
              </w:rPr>
              <w:instrText xml:space="preserve"> PAGEREF _Toc531858651 \h </w:instrText>
            </w:r>
            <w:r>
              <w:rPr>
                <w:noProof/>
                <w:webHidden/>
              </w:rPr>
            </w:r>
            <w:r>
              <w:rPr>
                <w:noProof/>
                <w:webHidden/>
              </w:rPr>
              <w:fldChar w:fldCharType="separate"/>
            </w:r>
            <w:r>
              <w:rPr>
                <w:noProof/>
                <w:webHidden/>
              </w:rPr>
              <w:t>7</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652" w:history="1">
            <w:r w:rsidRPr="00570174">
              <w:rPr>
                <w:rStyle w:val="Hyperlink"/>
                <w:noProof/>
              </w:rPr>
              <w:t>3</w:t>
            </w:r>
            <w:r>
              <w:rPr>
                <w:noProof/>
                <w:lang w:eastAsia="en-US"/>
              </w:rPr>
              <w:tab/>
            </w:r>
            <w:r w:rsidRPr="00570174">
              <w:rPr>
                <w:rStyle w:val="Hyperlink"/>
                <w:noProof/>
              </w:rPr>
              <w:t>Common Data Schemas</w:t>
            </w:r>
            <w:r>
              <w:rPr>
                <w:noProof/>
                <w:webHidden/>
              </w:rPr>
              <w:tab/>
            </w:r>
            <w:r>
              <w:rPr>
                <w:noProof/>
                <w:webHidden/>
              </w:rPr>
              <w:fldChar w:fldCharType="begin"/>
            </w:r>
            <w:r>
              <w:rPr>
                <w:noProof/>
                <w:webHidden/>
              </w:rPr>
              <w:instrText xml:space="preserve"> PAGEREF _Toc531858652 \h </w:instrText>
            </w:r>
            <w:r>
              <w:rPr>
                <w:noProof/>
                <w:webHidden/>
              </w:rPr>
            </w:r>
            <w:r>
              <w:rPr>
                <w:noProof/>
                <w:webHidden/>
              </w:rPr>
              <w:fldChar w:fldCharType="separate"/>
            </w:r>
            <w:r>
              <w:rPr>
                <w:noProof/>
                <w:webHidden/>
              </w:rPr>
              <w:t>8</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3" w:history="1">
            <w:r w:rsidRPr="00570174">
              <w:rPr>
                <w:rStyle w:val="Hyperlink"/>
                <w:noProof/>
              </w:rPr>
              <w:t>3.1</w:t>
            </w:r>
            <w:r>
              <w:rPr>
                <w:noProof/>
                <w:lang w:eastAsia="en-US"/>
              </w:rPr>
              <w:tab/>
            </w:r>
            <w:r w:rsidRPr="00570174">
              <w:rPr>
                <w:rStyle w:val="Hyperlink"/>
                <w:noProof/>
              </w:rPr>
              <w:t>ODE Data</w:t>
            </w:r>
            <w:r>
              <w:rPr>
                <w:noProof/>
                <w:webHidden/>
              </w:rPr>
              <w:tab/>
            </w:r>
            <w:r>
              <w:rPr>
                <w:noProof/>
                <w:webHidden/>
              </w:rPr>
              <w:fldChar w:fldCharType="begin"/>
            </w:r>
            <w:r>
              <w:rPr>
                <w:noProof/>
                <w:webHidden/>
              </w:rPr>
              <w:instrText xml:space="preserve"> PAGEREF _Toc531858653 \h </w:instrText>
            </w:r>
            <w:r>
              <w:rPr>
                <w:noProof/>
                <w:webHidden/>
              </w:rPr>
            </w:r>
            <w:r>
              <w:rPr>
                <w:noProof/>
                <w:webHidden/>
              </w:rPr>
              <w:fldChar w:fldCharType="separate"/>
            </w:r>
            <w:r>
              <w:rPr>
                <w:noProof/>
                <w:webHidden/>
              </w:rPr>
              <w:t>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4" w:history="1">
            <w:r w:rsidRPr="00570174">
              <w:rPr>
                <w:rStyle w:val="Hyperlink"/>
                <w:noProof/>
              </w:rPr>
              <w:t>3.2</w:t>
            </w:r>
            <w:r>
              <w:rPr>
                <w:noProof/>
                <w:lang w:eastAsia="en-US"/>
              </w:rPr>
              <w:tab/>
            </w:r>
            <w:r w:rsidRPr="00570174">
              <w:rPr>
                <w:rStyle w:val="Hyperlink"/>
                <w:noProof/>
              </w:rPr>
              <w:t>ODE Message Metadata</w:t>
            </w:r>
            <w:r>
              <w:rPr>
                <w:noProof/>
                <w:webHidden/>
              </w:rPr>
              <w:tab/>
            </w:r>
            <w:r>
              <w:rPr>
                <w:noProof/>
                <w:webHidden/>
              </w:rPr>
              <w:fldChar w:fldCharType="begin"/>
            </w:r>
            <w:r>
              <w:rPr>
                <w:noProof/>
                <w:webHidden/>
              </w:rPr>
              <w:instrText xml:space="preserve"> PAGEREF _Toc531858654 \h </w:instrText>
            </w:r>
            <w:r>
              <w:rPr>
                <w:noProof/>
                <w:webHidden/>
              </w:rPr>
            </w:r>
            <w:r>
              <w:rPr>
                <w:noProof/>
                <w:webHidden/>
              </w:rPr>
              <w:fldChar w:fldCharType="separate"/>
            </w:r>
            <w:r>
              <w:rPr>
                <w:noProof/>
                <w:webHidden/>
              </w:rPr>
              <w:t>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5" w:history="1">
            <w:r w:rsidRPr="00570174">
              <w:rPr>
                <w:rStyle w:val="Hyperlink"/>
                <w:noProof/>
              </w:rPr>
              <w:t>3.3</w:t>
            </w:r>
            <w:r>
              <w:rPr>
                <w:noProof/>
                <w:lang w:eastAsia="en-US"/>
              </w:rPr>
              <w:tab/>
            </w:r>
            <w:r w:rsidRPr="00570174">
              <w:rPr>
                <w:rStyle w:val="Hyperlink"/>
                <w:noProof/>
              </w:rPr>
              <w:t>SerialId</w:t>
            </w:r>
            <w:r>
              <w:rPr>
                <w:noProof/>
                <w:webHidden/>
              </w:rPr>
              <w:tab/>
            </w:r>
            <w:r>
              <w:rPr>
                <w:noProof/>
                <w:webHidden/>
              </w:rPr>
              <w:fldChar w:fldCharType="begin"/>
            </w:r>
            <w:r>
              <w:rPr>
                <w:noProof/>
                <w:webHidden/>
              </w:rPr>
              <w:instrText xml:space="preserve"> PAGEREF _Toc531858655 \h </w:instrText>
            </w:r>
            <w:r>
              <w:rPr>
                <w:noProof/>
                <w:webHidden/>
              </w:rPr>
            </w:r>
            <w:r>
              <w:rPr>
                <w:noProof/>
                <w:webHidden/>
              </w:rPr>
              <w:fldChar w:fldCharType="separate"/>
            </w:r>
            <w:r>
              <w:rPr>
                <w:noProof/>
                <w:webHidden/>
              </w:rPr>
              <w:t>11</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6" w:history="1">
            <w:r w:rsidRPr="00570174">
              <w:rPr>
                <w:rStyle w:val="Hyperlink"/>
                <w:noProof/>
              </w:rPr>
              <w:t>3.4</w:t>
            </w:r>
            <w:r>
              <w:rPr>
                <w:noProof/>
                <w:lang w:eastAsia="en-US"/>
              </w:rPr>
              <w:tab/>
            </w:r>
            <w:r w:rsidRPr="00570174">
              <w:rPr>
                <w:rStyle w:val="Hyperlink"/>
                <w:noProof/>
              </w:rPr>
              <w:t>ASN.1 Encodings</w:t>
            </w:r>
            <w:r>
              <w:rPr>
                <w:noProof/>
                <w:webHidden/>
              </w:rPr>
              <w:tab/>
            </w:r>
            <w:r>
              <w:rPr>
                <w:noProof/>
                <w:webHidden/>
              </w:rPr>
              <w:fldChar w:fldCharType="begin"/>
            </w:r>
            <w:r>
              <w:rPr>
                <w:noProof/>
                <w:webHidden/>
              </w:rPr>
              <w:instrText xml:space="preserve"> PAGEREF _Toc531858656 \h </w:instrText>
            </w:r>
            <w:r>
              <w:rPr>
                <w:noProof/>
                <w:webHidden/>
              </w:rPr>
            </w:r>
            <w:r>
              <w:rPr>
                <w:noProof/>
                <w:webHidden/>
              </w:rPr>
              <w:fldChar w:fldCharType="separate"/>
            </w:r>
            <w:r>
              <w:rPr>
                <w:noProof/>
                <w:webHidden/>
              </w:rPr>
              <w:t>12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7" w:history="1">
            <w:r w:rsidRPr="00570174">
              <w:rPr>
                <w:rStyle w:val="Hyperlink"/>
                <w:noProof/>
              </w:rPr>
              <w:t>3.5</w:t>
            </w:r>
            <w:r>
              <w:rPr>
                <w:noProof/>
                <w:lang w:eastAsia="en-US"/>
              </w:rPr>
              <w:tab/>
            </w:r>
            <w:r w:rsidRPr="00570174">
              <w:rPr>
                <w:rStyle w:val="Hyperlink"/>
                <w:noProof/>
              </w:rPr>
              <w:t>ReceivedMessageDetails</w:t>
            </w:r>
            <w:r>
              <w:rPr>
                <w:noProof/>
                <w:webHidden/>
              </w:rPr>
              <w:tab/>
            </w:r>
            <w:r>
              <w:rPr>
                <w:noProof/>
                <w:webHidden/>
              </w:rPr>
              <w:fldChar w:fldCharType="begin"/>
            </w:r>
            <w:r>
              <w:rPr>
                <w:noProof/>
                <w:webHidden/>
              </w:rPr>
              <w:instrText xml:space="preserve"> PAGEREF _Toc531858657 \h </w:instrText>
            </w:r>
            <w:r>
              <w:rPr>
                <w:noProof/>
                <w:webHidden/>
              </w:rPr>
            </w:r>
            <w:r>
              <w:rPr>
                <w:noProof/>
                <w:webHidden/>
              </w:rPr>
              <w:fldChar w:fldCharType="separate"/>
            </w:r>
            <w:r>
              <w:rPr>
                <w:noProof/>
                <w:webHidden/>
              </w:rPr>
              <w:t>12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8" w:history="1">
            <w:r w:rsidRPr="00570174">
              <w:rPr>
                <w:rStyle w:val="Hyperlink"/>
                <w:noProof/>
              </w:rPr>
              <w:t>3.6</w:t>
            </w:r>
            <w:r>
              <w:rPr>
                <w:noProof/>
                <w:lang w:eastAsia="en-US"/>
              </w:rPr>
              <w:tab/>
            </w:r>
            <w:r w:rsidRPr="00570174">
              <w:rPr>
                <w:rStyle w:val="Hyperlink"/>
                <w:noProof/>
              </w:rPr>
              <w:t>OdeMessagePayload</w:t>
            </w:r>
            <w:r>
              <w:rPr>
                <w:noProof/>
                <w:webHidden/>
              </w:rPr>
              <w:tab/>
            </w:r>
            <w:r>
              <w:rPr>
                <w:noProof/>
                <w:webHidden/>
              </w:rPr>
              <w:fldChar w:fldCharType="begin"/>
            </w:r>
            <w:r>
              <w:rPr>
                <w:noProof/>
                <w:webHidden/>
              </w:rPr>
              <w:instrText xml:space="preserve"> PAGEREF _Toc531858658 \h </w:instrText>
            </w:r>
            <w:r>
              <w:rPr>
                <w:noProof/>
                <w:webHidden/>
              </w:rPr>
            </w:r>
            <w:r>
              <w:rPr>
                <w:noProof/>
                <w:webHidden/>
              </w:rPr>
              <w:fldChar w:fldCharType="separate"/>
            </w:r>
            <w:r>
              <w:rPr>
                <w:noProof/>
                <w:webHidden/>
              </w:rPr>
              <w:t>13</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59" w:history="1">
            <w:r w:rsidRPr="00570174">
              <w:rPr>
                <w:rStyle w:val="Hyperlink"/>
                <w:noProof/>
              </w:rPr>
              <w:t>3.7</w:t>
            </w:r>
            <w:r>
              <w:rPr>
                <w:noProof/>
                <w:lang w:eastAsia="en-US"/>
              </w:rPr>
              <w:tab/>
            </w:r>
            <w:r w:rsidRPr="00570174">
              <w:rPr>
                <w:rStyle w:val="Hyperlink"/>
                <w:noProof/>
              </w:rPr>
              <w:t>Service Request</w:t>
            </w:r>
            <w:r>
              <w:rPr>
                <w:noProof/>
                <w:webHidden/>
              </w:rPr>
              <w:tab/>
            </w:r>
            <w:r>
              <w:rPr>
                <w:noProof/>
                <w:webHidden/>
              </w:rPr>
              <w:fldChar w:fldCharType="begin"/>
            </w:r>
            <w:r>
              <w:rPr>
                <w:noProof/>
                <w:webHidden/>
              </w:rPr>
              <w:instrText xml:space="preserve"> PAGEREF _Toc531858659 \h </w:instrText>
            </w:r>
            <w:r>
              <w:rPr>
                <w:noProof/>
                <w:webHidden/>
              </w:rPr>
            </w:r>
            <w:r>
              <w:rPr>
                <w:noProof/>
                <w:webHidden/>
              </w:rPr>
              <w:fldChar w:fldCharType="separate"/>
            </w:r>
            <w:r>
              <w:rPr>
                <w:noProof/>
                <w:webHidden/>
              </w:rPr>
              <w:t>13</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0" w:history="1">
            <w:r w:rsidRPr="00570174">
              <w:rPr>
                <w:rStyle w:val="Hyperlink"/>
                <w:rFonts w:eastAsiaTheme="majorEastAsia"/>
                <w:noProof/>
              </w:rPr>
              <w:t>3.7.1</w:t>
            </w:r>
            <w:r>
              <w:rPr>
                <w:rFonts w:asciiTheme="minorHAnsi" w:eastAsiaTheme="minorEastAsia" w:hAnsiTheme="minorHAnsi" w:cstheme="minorBidi"/>
                <w:noProof/>
                <w:sz w:val="22"/>
                <w:szCs w:val="22"/>
              </w:rPr>
              <w:tab/>
            </w:r>
            <w:r w:rsidRPr="00570174">
              <w:rPr>
                <w:rStyle w:val="Hyperlink"/>
                <w:rFonts w:eastAsiaTheme="majorEastAsia"/>
                <w:noProof/>
              </w:rPr>
              <w:t>ServiceRequest.OdeInternal</w:t>
            </w:r>
            <w:r>
              <w:rPr>
                <w:noProof/>
                <w:webHidden/>
              </w:rPr>
              <w:tab/>
            </w:r>
            <w:r>
              <w:rPr>
                <w:noProof/>
                <w:webHidden/>
              </w:rPr>
              <w:fldChar w:fldCharType="begin"/>
            </w:r>
            <w:r>
              <w:rPr>
                <w:noProof/>
                <w:webHidden/>
              </w:rPr>
              <w:instrText xml:space="preserve"> PAGEREF _Toc531858660 \h </w:instrText>
            </w:r>
            <w:r>
              <w:rPr>
                <w:noProof/>
                <w:webHidden/>
              </w:rPr>
            </w:r>
            <w:r>
              <w:rPr>
                <w:noProof/>
                <w:webHidden/>
              </w:rPr>
              <w:fldChar w:fldCharType="separate"/>
            </w:r>
            <w:r>
              <w:rPr>
                <w:noProof/>
                <w:webHidden/>
              </w:rPr>
              <w:t>14</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1" w:history="1">
            <w:r w:rsidRPr="00570174">
              <w:rPr>
                <w:rStyle w:val="Hyperlink"/>
                <w:rFonts w:eastAsiaTheme="majorEastAsia"/>
                <w:noProof/>
              </w:rPr>
              <w:t>3.7.2</w:t>
            </w:r>
            <w:r>
              <w:rPr>
                <w:rFonts w:asciiTheme="minorHAnsi" w:eastAsiaTheme="minorEastAsia" w:hAnsiTheme="minorHAnsi" w:cstheme="minorBidi"/>
                <w:noProof/>
                <w:sz w:val="22"/>
                <w:szCs w:val="22"/>
              </w:rPr>
              <w:tab/>
            </w:r>
            <w:r w:rsidRPr="00570174">
              <w:rPr>
                <w:rStyle w:val="Hyperlink"/>
                <w:rFonts w:eastAsiaTheme="majorEastAsia"/>
                <w:noProof/>
              </w:rPr>
              <w:t>SituationDataWarehouse.SDW</w:t>
            </w:r>
            <w:r>
              <w:rPr>
                <w:noProof/>
                <w:webHidden/>
              </w:rPr>
              <w:tab/>
            </w:r>
            <w:r>
              <w:rPr>
                <w:noProof/>
                <w:webHidden/>
              </w:rPr>
              <w:fldChar w:fldCharType="begin"/>
            </w:r>
            <w:r>
              <w:rPr>
                <w:noProof/>
                <w:webHidden/>
              </w:rPr>
              <w:instrText xml:space="preserve"> PAGEREF _Toc531858661 \h </w:instrText>
            </w:r>
            <w:r>
              <w:rPr>
                <w:noProof/>
                <w:webHidden/>
              </w:rPr>
            </w:r>
            <w:r>
              <w:rPr>
                <w:noProof/>
                <w:webHidden/>
              </w:rPr>
              <w:fldChar w:fldCharType="separate"/>
            </w:r>
            <w:r>
              <w:rPr>
                <w:noProof/>
                <w:webHidden/>
              </w:rPr>
              <w:t>14</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2" w:history="1">
            <w:r w:rsidRPr="00570174">
              <w:rPr>
                <w:rStyle w:val="Hyperlink"/>
                <w:rFonts w:eastAsiaTheme="majorEastAsia"/>
                <w:noProof/>
              </w:rPr>
              <w:t>3.7.3</w:t>
            </w:r>
            <w:r>
              <w:rPr>
                <w:rFonts w:asciiTheme="minorHAnsi" w:eastAsiaTheme="minorEastAsia" w:hAnsiTheme="minorHAnsi" w:cstheme="minorBidi"/>
                <w:noProof/>
                <w:sz w:val="22"/>
                <w:szCs w:val="22"/>
              </w:rPr>
              <w:tab/>
            </w:r>
            <w:r w:rsidRPr="00570174">
              <w:rPr>
                <w:rStyle w:val="Hyperlink"/>
                <w:rFonts w:eastAsiaTheme="majorEastAsia"/>
                <w:noProof/>
              </w:rPr>
              <w:t>RoadSideUnit.RSU</w:t>
            </w:r>
            <w:r>
              <w:rPr>
                <w:noProof/>
                <w:webHidden/>
              </w:rPr>
              <w:tab/>
            </w:r>
            <w:r>
              <w:rPr>
                <w:noProof/>
                <w:webHidden/>
              </w:rPr>
              <w:fldChar w:fldCharType="begin"/>
            </w:r>
            <w:r>
              <w:rPr>
                <w:noProof/>
                <w:webHidden/>
              </w:rPr>
              <w:instrText xml:space="preserve"> PAGEREF _Toc531858662 \h </w:instrText>
            </w:r>
            <w:r>
              <w:rPr>
                <w:noProof/>
                <w:webHidden/>
              </w:rPr>
            </w:r>
            <w:r>
              <w:rPr>
                <w:noProof/>
                <w:webHidden/>
              </w:rPr>
              <w:fldChar w:fldCharType="separate"/>
            </w:r>
            <w:r>
              <w:rPr>
                <w:noProof/>
                <w:webHidden/>
              </w:rPr>
              <w:t>15</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3" w:history="1">
            <w:r w:rsidRPr="00570174">
              <w:rPr>
                <w:rStyle w:val="Hyperlink"/>
                <w:rFonts w:eastAsiaTheme="majorEastAsia"/>
                <w:noProof/>
              </w:rPr>
              <w:t>3.7.4</w:t>
            </w:r>
            <w:r>
              <w:rPr>
                <w:rFonts w:asciiTheme="minorHAnsi" w:eastAsiaTheme="minorEastAsia" w:hAnsiTheme="minorHAnsi" w:cstheme="minorBidi"/>
                <w:noProof/>
                <w:sz w:val="22"/>
                <w:szCs w:val="22"/>
              </w:rPr>
              <w:tab/>
            </w:r>
            <w:r w:rsidRPr="00570174">
              <w:rPr>
                <w:rStyle w:val="Hyperlink"/>
                <w:rFonts w:eastAsiaTheme="majorEastAsia"/>
                <w:noProof/>
              </w:rPr>
              <w:t>SNMP</w:t>
            </w:r>
            <w:r>
              <w:rPr>
                <w:noProof/>
                <w:webHidden/>
              </w:rPr>
              <w:tab/>
            </w:r>
            <w:r>
              <w:rPr>
                <w:noProof/>
                <w:webHidden/>
              </w:rPr>
              <w:fldChar w:fldCharType="begin"/>
            </w:r>
            <w:r>
              <w:rPr>
                <w:noProof/>
                <w:webHidden/>
              </w:rPr>
              <w:instrText xml:space="preserve"> PAGEREF _Toc531858663 \h </w:instrText>
            </w:r>
            <w:r>
              <w:rPr>
                <w:noProof/>
                <w:webHidden/>
              </w:rPr>
            </w:r>
            <w:r>
              <w:rPr>
                <w:noProof/>
                <w:webHidden/>
              </w:rPr>
              <w:fldChar w:fldCharType="separate"/>
            </w:r>
            <w:r>
              <w:rPr>
                <w:noProof/>
                <w:webHidden/>
              </w:rPr>
              <w:t>15</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4" w:history="1">
            <w:r w:rsidRPr="00570174">
              <w:rPr>
                <w:rStyle w:val="Hyperlink"/>
                <w:rFonts w:eastAsiaTheme="majorEastAsia"/>
                <w:noProof/>
              </w:rPr>
              <w:t>3.7.5</w:t>
            </w:r>
            <w:r>
              <w:rPr>
                <w:rFonts w:asciiTheme="minorHAnsi" w:eastAsiaTheme="minorEastAsia" w:hAnsiTheme="minorHAnsi" w:cstheme="minorBidi"/>
                <w:noProof/>
                <w:sz w:val="22"/>
                <w:szCs w:val="22"/>
              </w:rPr>
              <w:tab/>
            </w:r>
            <w:r w:rsidRPr="00570174">
              <w:rPr>
                <w:rStyle w:val="Hyperlink"/>
                <w:rFonts w:eastAsiaTheme="majorEastAsia"/>
                <w:noProof/>
              </w:rPr>
              <w:t>ServiceRegion</w:t>
            </w:r>
            <w:r>
              <w:rPr>
                <w:noProof/>
                <w:webHidden/>
              </w:rPr>
              <w:tab/>
            </w:r>
            <w:r>
              <w:rPr>
                <w:noProof/>
                <w:webHidden/>
              </w:rPr>
              <w:fldChar w:fldCharType="begin"/>
            </w:r>
            <w:r>
              <w:rPr>
                <w:noProof/>
                <w:webHidden/>
              </w:rPr>
              <w:instrText xml:space="preserve"> PAGEREF _Toc531858664 \h </w:instrText>
            </w:r>
            <w:r>
              <w:rPr>
                <w:noProof/>
                <w:webHidden/>
              </w:rPr>
            </w:r>
            <w:r>
              <w:rPr>
                <w:noProof/>
                <w:webHidden/>
              </w:rPr>
              <w:fldChar w:fldCharType="separate"/>
            </w:r>
            <w:r>
              <w:rPr>
                <w:noProof/>
                <w:webHidden/>
              </w:rPr>
              <w:t>15</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665" w:history="1">
            <w:r w:rsidRPr="00570174">
              <w:rPr>
                <w:rStyle w:val="Hyperlink"/>
                <w:rFonts w:eastAsiaTheme="majorEastAsia"/>
                <w:noProof/>
              </w:rPr>
              <w:t>3.7.6</w:t>
            </w:r>
            <w:r>
              <w:rPr>
                <w:rFonts w:asciiTheme="minorHAnsi" w:eastAsiaTheme="minorEastAsia" w:hAnsiTheme="minorHAnsi" w:cstheme="minorBidi"/>
                <w:noProof/>
                <w:sz w:val="22"/>
                <w:szCs w:val="22"/>
              </w:rPr>
              <w:tab/>
            </w:r>
            <w:r w:rsidRPr="00570174">
              <w:rPr>
                <w:rStyle w:val="Hyperlink"/>
                <w:rFonts w:eastAsiaTheme="majorEastAsia"/>
                <w:noProof/>
              </w:rPr>
              <w:t>Position2D</w:t>
            </w:r>
            <w:r>
              <w:rPr>
                <w:noProof/>
                <w:webHidden/>
              </w:rPr>
              <w:tab/>
            </w:r>
            <w:r>
              <w:rPr>
                <w:noProof/>
                <w:webHidden/>
              </w:rPr>
              <w:fldChar w:fldCharType="begin"/>
            </w:r>
            <w:r>
              <w:rPr>
                <w:noProof/>
                <w:webHidden/>
              </w:rPr>
              <w:instrText xml:space="preserve"> PAGEREF _Toc531858665 \h </w:instrText>
            </w:r>
            <w:r>
              <w:rPr>
                <w:noProof/>
                <w:webHidden/>
              </w:rPr>
            </w:r>
            <w:r>
              <w:rPr>
                <w:noProof/>
                <w:webHidden/>
              </w:rPr>
              <w:fldChar w:fldCharType="separate"/>
            </w:r>
            <w:r>
              <w:rPr>
                <w:noProof/>
                <w:webHidden/>
              </w:rPr>
              <w:t>15</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666" w:history="1">
            <w:r w:rsidRPr="00570174">
              <w:rPr>
                <w:rStyle w:val="Hyperlink"/>
                <w:noProof/>
              </w:rPr>
              <w:t>4</w:t>
            </w:r>
            <w:r>
              <w:rPr>
                <w:noProof/>
                <w:lang w:eastAsia="en-US"/>
              </w:rPr>
              <w:tab/>
            </w:r>
            <w:r w:rsidRPr="00570174">
              <w:rPr>
                <w:rStyle w:val="Hyperlink"/>
                <w:noProof/>
              </w:rPr>
              <w:t>OdeTimPayload</w:t>
            </w:r>
            <w:r>
              <w:rPr>
                <w:noProof/>
                <w:webHidden/>
              </w:rPr>
              <w:tab/>
            </w:r>
            <w:r>
              <w:rPr>
                <w:noProof/>
                <w:webHidden/>
              </w:rPr>
              <w:fldChar w:fldCharType="begin"/>
            </w:r>
            <w:r>
              <w:rPr>
                <w:noProof/>
                <w:webHidden/>
              </w:rPr>
              <w:instrText xml:space="preserve"> PAGEREF _Toc531858666 \h </w:instrText>
            </w:r>
            <w:r>
              <w:rPr>
                <w:noProof/>
                <w:webHidden/>
              </w:rPr>
            </w:r>
            <w:r>
              <w:rPr>
                <w:noProof/>
                <w:webHidden/>
              </w:rPr>
              <w:fldChar w:fldCharType="separate"/>
            </w:r>
            <w:r>
              <w:rPr>
                <w:noProof/>
                <w:webHidden/>
              </w:rPr>
              <w:t>16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67" w:history="1">
            <w:r w:rsidRPr="00570174">
              <w:rPr>
                <w:rStyle w:val="Hyperlink"/>
                <w:noProof/>
              </w:rPr>
              <w:t>4.1</w:t>
            </w:r>
            <w:r>
              <w:rPr>
                <w:noProof/>
                <w:lang w:eastAsia="en-US"/>
              </w:rPr>
              <w:tab/>
            </w:r>
            <w:r w:rsidRPr="00570174">
              <w:rPr>
                <w:rStyle w:val="Hyperlink"/>
                <w:noProof/>
              </w:rPr>
              <w:t>OdeTravelerInformationMessage</w:t>
            </w:r>
            <w:r>
              <w:rPr>
                <w:noProof/>
                <w:webHidden/>
              </w:rPr>
              <w:tab/>
            </w:r>
            <w:r>
              <w:rPr>
                <w:noProof/>
                <w:webHidden/>
              </w:rPr>
              <w:fldChar w:fldCharType="begin"/>
            </w:r>
            <w:r>
              <w:rPr>
                <w:noProof/>
                <w:webHidden/>
              </w:rPr>
              <w:instrText xml:space="preserve"> PAGEREF _Toc531858667 \h </w:instrText>
            </w:r>
            <w:r>
              <w:rPr>
                <w:noProof/>
                <w:webHidden/>
              </w:rPr>
            </w:r>
            <w:r>
              <w:rPr>
                <w:noProof/>
                <w:webHidden/>
              </w:rPr>
              <w:fldChar w:fldCharType="separate"/>
            </w:r>
            <w:r>
              <w:rPr>
                <w:noProof/>
                <w:webHidden/>
              </w:rPr>
              <w:t>16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68" w:history="1">
            <w:r w:rsidRPr="00570174">
              <w:rPr>
                <w:rStyle w:val="Hyperlink"/>
                <w:noProof/>
              </w:rPr>
              <w:t>4.2</w:t>
            </w:r>
            <w:r>
              <w:rPr>
                <w:noProof/>
                <w:lang w:eastAsia="en-US"/>
              </w:rPr>
              <w:tab/>
            </w:r>
            <w:r w:rsidRPr="00570174">
              <w:rPr>
                <w:rStyle w:val="Hyperlink"/>
                <w:noProof/>
              </w:rPr>
              <w:t>J2735 TravelerInformation</w:t>
            </w:r>
            <w:r>
              <w:rPr>
                <w:noProof/>
                <w:webHidden/>
              </w:rPr>
              <w:tab/>
            </w:r>
            <w:r>
              <w:rPr>
                <w:noProof/>
                <w:webHidden/>
              </w:rPr>
              <w:fldChar w:fldCharType="begin"/>
            </w:r>
            <w:r>
              <w:rPr>
                <w:noProof/>
                <w:webHidden/>
              </w:rPr>
              <w:instrText xml:space="preserve"> PAGEREF _Toc531858668 \h </w:instrText>
            </w:r>
            <w:r>
              <w:rPr>
                <w:noProof/>
                <w:webHidden/>
              </w:rPr>
            </w:r>
            <w:r>
              <w:rPr>
                <w:noProof/>
                <w:webHidden/>
              </w:rPr>
              <w:fldChar w:fldCharType="separate"/>
            </w:r>
            <w:r>
              <w:rPr>
                <w:noProof/>
                <w:webHidden/>
              </w:rPr>
              <w:t>16</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669" w:history="1">
            <w:r w:rsidRPr="00570174">
              <w:rPr>
                <w:rStyle w:val="Hyperlink"/>
                <w:noProof/>
              </w:rPr>
              <w:t>5</w:t>
            </w:r>
            <w:r>
              <w:rPr>
                <w:noProof/>
                <w:lang w:eastAsia="en-US"/>
              </w:rPr>
              <w:tab/>
            </w:r>
            <w:r w:rsidRPr="00570174">
              <w:rPr>
                <w:rStyle w:val="Hyperlink"/>
                <w:noProof/>
              </w:rPr>
              <w:t>OdeDriverAlertPayload</w:t>
            </w:r>
            <w:r>
              <w:rPr>
                <w:noProof/>
                <w:webHidden/>
              </w:rPr>
              <w:tab/>
            </w:r>
            <w:r>
              <w:rPr>
                <w:noProof/>
                <w:webHidden/>
              </w:rPr>
              <w:fldChar w:fldCharType="begin"/>
            </w:r>
            <w:r>
              <w:rPr>
                <w:noProof/>
                <w:webHidden/>
              </w:rPr>
              <w:instrText xml:space="preserve"> PAGEREF _Toc531858669 \h </w:instrText>
            </w:r>
            <w:r>
              <w:rPr>
                <w:noProof/>
                <w:webHidden/>
              </w:rPr>
            </w:r>
            <w:r>
              <w:rPr>
                <w:noProof/>
                <w:webHidden/>
              </w:rPr>
              <w:fldChar w:fldCharType="separate"/>
            </w:r>
            <w:r>
              <w:rPr>
                <w:noProof/>
                <w:webHidden/>
              </w:rPr>
              <w:t>16</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670" w:history="1">
            <w:r w:rsidRPr="00570174">
              <w:rPr>
                <w:rStyle w:val="Hyperlink"/>
                <w:noProof/>
              </w:rPr>
              <w:t>6</w:t>
            </w:r>
            <w:r>
              <w:rPr>
                <w:noProof/>
                <w:lang w:eastAsia="en-US"/>
              </w:rPr>
              <w:tab/>
            </w:r>
            <w:r w:rsidRPr="00570174">
              <w:rPr>
                <w:rStyle w:val="Hyperlink"/>
                <w:noProof/>
              </w:rPr>
              <w:t>OdeBsmPayload</w:t>
            </w:r>
            <w:r>
              <w:rPr>
                <w:noProof/>
                <w:webHidden/>
              </w:rPr>
              <w:tab/>
            </w:r>
            <w:r>
              <w:rPr>
                <w:noProof/>
                <w:webHidden/>
              </w:rPr>
              <w:fldChar w:fldCharType="begin"/>
            </w:r>
            <w:r>
              <w:rPr>
                <w:noProof/>
                <w:webHidden/>
              </w:rPr>
              <w:instrText xml:space="preserve"> PAGEREF _Toc531858670 \h </w:instrText>
            </w:r>
            <w:r>
              <w:rPr>
                <w:noProof/>
                <w:webHidden/>
              </w:rPr>
            </w:r>
            <w:r>
              <w:rPr>
                <w:noProof/>
                <w:webHidden/>
              </w:rPr>
              <w:fldChar w:fldCharType="separate"/>
            </w:r>
            <w:r>
              <w:rPr>
                <w:noProof/>
                <w:webHidden/>
              </w:rPr>
              <w:t>16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1" w:history="1">
            <w:r w:rsidRPr="00570174">
              <w:rPr>
                <w:rStyle w:val="Hyperlink"/>
                <w:noProof/>
              </w:rPr>
              <w:t>6.1</w:t>
            </w:r>
            <w:r>
              <w:rPr>
                <w:noProof/>
                <w:lang w:eastAsia="en-US"/>
              </w:rPr>
              <w:tab/>
            </w:r>
            <w:r w:rsidRPr="00570174">
              <w:rPr>
                <w:rStyle w:val="Hyperlink"/>
                <w:noProof/>
              </w:rPr>
              <w:t>J2735BsmCoreData</w:t>
            </w:r>
            <w:r>
              <w:rPr>
                <w:noProof/>
                <w:webHidden/>
              </w:rPr>
              <w:tab/>
            </w:r>
            <w:r>
              <w:rPr>
                <w:noProof/>
                <w:webHidden/>
              </w:rPr>
              <w:fldChar w:fldCharType="begin"/>
            </w:r>
            <w:r>
              <w:rPr>
                <w:noProof/>
                <w:webHidden/>
              </w:rPr>
              <w:instrText xml:space="preserve"> PAGEREF _Toc531858671 \h </w:instrText>
            </w:r>
            <w:r>
              <w:rPr>
                <w:noProof/>
                <w:webHidden/>
              </w:rPr>
            </w:r>
            <w:r>
              <w:rPr>
                <w:noProof/>
                <w:webHidden/>
              </w:rPr>
              <w:fldChar w:fldCharType="separate"/>
            </w:r>
            <w:r>
              <w:rPr>
                <w:noProof/>
                <w:webHidden/>
              </w:rPr>
              <w:t>17</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2" w:history="1">
            <w:r w:rsidRPr="00570174">
              <w:rPr>
                <w:rStyle w:val="Hyperlink"/>
                <w:noProof/>
              </w:rPr>
              <w:t>6.2</w:t>
            </w:r>
            <w:r>
              <w:rPr>
                <w:noProof/>
                <w:lang w:eastAsia="en-US"/>
              </w:rPr>
              <w:tab/>
            </w:r>
            <w:r w:rsidRPr="00570174">
              <w:rPr>
                <w:rStyle w:val="Hyperlink"/>
                <w:noProof/>
              </w:rPr>
              <w:t>J2735BsmPart2Content</w:t>
            </w:r>
            <w:r>
              <w:rPr>
                <w:noProof/>
                <w:webHidden/>
              </w:rPr>
              <w:tab/>
            </w:r>
            <w:r>
              <w:rPr>
                <w:noProof/>
                <w:webHidden/>
              </w:rPr>
              <w:fldChar w:fldCharType="begin"/>
            </w:r>
            <w:r>
              <w:rPr>
                <w:noProof/>
                <w:webHidden/>
              </w:rPr>
              <w:instrText xml:space="preserve"> PAGEREF _Toc531858672 \h </w:instrText>
            </w:r>
            <w:r>
              <w:rPr>
                <w:noProof/>
                <w:webHidden/>
              </w:rPr>
            </w:r>
            <w:r>
              <w:rPr>
                <w:noProof/>
                <w:webHidden/>
              </w:rPr>
              <w:fldChar w:fldCharType="separate"/>
            </w:r>
            <w:r>
              <w:rPr>
                <w:noProof/>
                <w:webHidden/>
              </w:rPr>
              <w:t>19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3" w:history="1">
            <w:r w:rsidRPr="00570174">
              <w:rPr>
                <w:rStyle w:val="Hyperlink"/>
                <w:noProof/>
              </w:rPr>
              <w:t>6.3</w:t>
            </w:r>
            <w:r>
              <w:rPr>
                <w:noProof/>
                <w:lang w:eastAsia="en-US"/>
              </w:rPr>
              <w:tab/>
            </w:r>
            <w:r w:rsidRPr="00570174">
              <w:rPr>
                <w:rStyle w:val="Hyperlink"/>
                <w:noProof/>
              </w:rPr>
              <w:t>OdePosition3D</w:t>
            </w:r>
            <w:r>
              <w:rPr>
                <w:noProof/>
                <w:webHidden/>
              </w:rPr>
              <w:tab/>
            </w:r>
            <w:r>
              <w:rPr>
                <w:noProof/>
                <w:webHidden/>
              </w:rPr>
              <w:fldChar w:fldCharType="begin"/>
            </w:r>
            <w:r>
              <w:rPr>
                <w:noProof/>
                <w:webHidden/>
              </w:rPr>
              <w:instrText xml:space="preserve"> PAGEREF _Toc531858673 \h </w:instrText>
            </w:r>
            <w:r>
              <w:rPr>
                <w:noProof/>
                <w:webHidden/>
              </w:rPr>
            </w:r>
            <w:r>
              <w:rPr>
                <w:noProof/>
                <w:webHidden/>
              </w:rPr>
              <w:fldChar w:fldCharType="separate"/>
            </w:r>
            <w:r>
              <w:rPr>
                <w:noProof/>
                <w:webHidden/>
              </w:rPr>
              <w:t>19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4" w:history="1">
            <w:r w:rsidRPr="00570174">
              <w:rPr>
                <w:rStyle w:val="Hyperlink"/>
                <w:noProof/>
              </w:rPr>
              <w:t>6.4</w:t>
            </w:r>
            <w:r>
              <w:rPr>
                <w:noProof/>
                <w:lang w:eastAsia="en-US"/>
              </w:rPr>
              <w:tab/>
            </w:r>
            <w:r w:rsidRPr="00570174">
              <w:rPr>
                <w:rStyle w:val="Hyperlink"/>
                <w:noProof/>
              </w:rPr>
              <w:t>J2735AccelerationSet4Way</w:t>
            </w:r>
            <w:r>
              <w:rPr>
                <w:noProof/>
                <w:webHidden/>
              </w:rPr>
              <w:tab/>
            </w:r>
            <w:r>
              <w:rPr>
                <w:noProof/>
                <w:webHidden/>
              </w:rPr>
              <w:fldChar w:fldCharType="begin"/>
            </w:r>
            <w:r>
              <w:rPr>
                <w:noProof/>
                <w:webHidden/>
              </w:rPr>
              <w:instrText xml:space="preserve"> PAGEREF _Toc531858674 \h </w:instrText>
            </w:r>
            <w:r>
              <w:rPr>
                <w:noProof/>
                <w:webHidden/>
              </w:rPr>
            </w:r>
            <w:r>
              <w:rPr>
                <w:noProof/>
                <w:webHidden/>
              </w:rPr>
              <w:fldChar w:fldCharType="separate"/>
            </w:r>
            <w:r>
              <w:rPr>
                <w:noProof/>
                <w:webHidden/>
              </w:rPr>
              <w:t>20</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5" w:history="1">
            <w:r w:rsidRPr="00570174">
              <w:rPr>
                <w:rStyle w:val="Hyperlink"/>
                <w:noProof/>
              </w:rPr>
              <w:t>6.5</w:t>
            </w:r>
            <w:r>
              <w:rPr>
                <w:noProof/>
                <w:lang w:eastAsia="en-US"/>
              </w:rPr>
              <w:tab/>
            </w:r>
            <w:r w:rsidRPr="00570174">
              <w:rPr>
                <w:rStyle w:val="Hyperlink"/>
                <w:noProof/>
              </w:rPr>
              <w:t>J2735PositionalAccuracy</w:t>
            </w:r>
            <w:r>
              <w:rPr>
                <w:noProof/>
                <w:webHidden/>
              </w:rPr>
              <w:tab/>
            </w:r>
            <w:r>
              <w:rPr>
                <w:noProof/>
                <w:webHidden/>
              </w:rPr>
              <w:fldChar w:fldCharType="begin"/>
            </w:r>
            <w:r>
              <w:rPr>
                <w:noProof/>
                <w:webHidden/>
              </w:rPr>
              <w:instrText xml:space="preserve"> PAGEREF _Toc531858675 \h </w:instrText>
            </w:r>
            <w:r>
              <w:rPr>
                <w:noProof/>
                <w:webHidden/>
              </w:rPr>
            </w:r>
            <w:r>
              <w:rPr>
                <w:noProof/>
                <w:webHidden/>
              </w:rPr>
              <w:fldChar w:fldCharType="separate"/>
            </w:r>
            <w:r>
              <w:rPr>
                <w:noProof/>
                <w:webHidden/>
              </w:rPr>
              <w:t>20</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6" w:history="1">
            <w:r w:rsidRPr="00570174">
              <w:rPr>
                <w:rStyle w:val="Hyperlink"/>
                <w:noProof/>
              </w:rPr>
              <w:t>6.6</w:t>
            </w:r>
            <w:r>
              <w:rPr>
                <w:noProof/>
                <w:lang w:eastAsia="en-US"/>
              </w:rPr>
              <w:tab/>
            </w:r>
            <w:r w:rsidRPr="00570174">
              <w:rPr>
                <w:rStyle w:val="Hyperlink"/>
                <w:noProof/>
              </w:rPr>
              <w:t>J2735BrakeSystemStatus</w:t>
            </w:r>
            <w:r>
              <w:rPr>
                <w:noProof/>
                <w:webHidden/>
              </w:rPr>
              <w:tab/>
            </w:r>
            <w:r>
              <w:rPr>
                <w:noProof/>
                <w:webHidden/>
              </w:rPr>
              <w:fldChar w:fldCharType="begin"/>
            </w:r>
            <w:r>
              <w:rPr>
                <w:noProof/>
                <w:webHidden/>
              </w:rPr>
              <w:instrText xml:space="preserve"> PAGEREF _Toc531858676 \h </w:instrText>
            </w:r>
            <w:r>
              <w:rPr>
                <w:noProof/>
                <w:webHidden/>
              </w:rPr>
            </w:r>
            <w:r>
              <w:rPr>
                <w:noProof/>
                <w:webHidden/>
              </w:rPr>
              <w:fldChar w:fldCharType="separate"/>
            </w:r>
            <w:r>
              <w:rPr>
                <w:noProof/>
                <w:webHidden/>
              </w:rPr>
              <w:t>21</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7" w:history="1">
            <w:r w:rsidRPr="00570174">
              <w:rPr>
                <w:rStyle w:val="Hyperlink"/>
                <w:noProof/>
              </w:rPr>
              <w:t>6.7</w:t>
            </w:r>
            <w:r>
              <w:rPr>
                <w:noProof/>
                <w:lang w:eastAsia="en-US"/>
              </w:rPr>
              <w:tab/>
            </w:r>
            <w:r w:rsidRPr="00570174">
              <w:rPr>
                <w:rStyle w:val="Hyperlink"/>
                <w:noProof/>
              </w:rPr>
              <w:t>J2735VehicleSize</w:t>
            </w:r>
            <w:r>
              <w:rPr>
                <w:noProof/>
                <w:webHidden/>
              </w:rPr>
              <w:tab/>
            </w:r>
            <w:r>
              <w:rPr>
                <w:noProof/>
                <w:webHidden/>
              </w:rPr>
              <w:fldChar w:fldCharType="begin"/>
            </w:r>
            <w:r>
              <w:rPr>
                <w:noProof/>
                <w:webHidden/>
              </w:rPr>
              <w:instrText xml:space="preserve"> PAGEREF _Toc531858677 \h </w:instrText>
            </w:r>
            <w:r>
              <w:rPr>
                <w:noProof/>
                <w:webHidden/>
              </w:rPr>
            </w:r>
            <w:r>
              <w:rPr>
                <w:noProof/>
                <w:webHidden/>
              </w:rPr>
              <w:fldChar w:fldCharType="separate"/>
            </w:r>
            <w:r>
              <w:rPr>
                <w:noProof/>
                <w:webHidden/>
              </w:rPr>
              <w:t>22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8" w:history="1">
            <w:r w:rsidRPr="00570174">
              <w:rPr>
                <w:rStyle w:val="Hyperlink"/>
                <w:noProof/>
              </w:rPr>
              <w:t>6.8</w:t>
            </w:r>
            <w:r>
              <w:rPr>
                <w:noProof/>
                <w:lang w:eastAsia="en-US"/>
              </w:rPr>
              <w:tab/>
            </w:r>
            <w:r w:rsidRPr="00570174">
              <w:rPr>
                <w:rStyle w:val="Hyperlink"/>
                <w:noProof/>
              </w:rPr>
              <w:t>J2735BitString</w:t>
            </w:r>
            <w:r>
              <w:rPr>
                <w:noProof/>
                <w:webHidden/>
              </w:rPr>
              <w:tab/>
            </w:r>
            <w:r>
              <w:rPr>
                <w:noProof/>
                <w:webHidden/>
              </w:rPr>
              <w:fldChar w:fldCharType="begin"/>
            </w:r>
            <w:r>
              <w:rPr>
                <w:noProof/>
                <w:webHidden/>
              </w:rPr>
              <w:instrText xml:space="preserve"> PAGEREF _Toc531858678 \h </w:instrText>
            </w:r>
            <w:r>
              <w:rPr>
                <w:noProof/>
                <w:webHidden/>
              </w:rPr>
            </w:r>
            <w:r>
              <w:rPr>
                <w:noProof/>
                <w:webHidden/>
              </w:rPr>
              <w:fldChar w:fldCharType="separate"/>
            </w:r>
            <w:r>
              <w:rPr>
                <w:noProof/>
                <w:webHidden/>
              </w:rPr>
              <w:t>22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79" w:history="1">
            <w:r w:rsidRPr="00570174">
              <w:rPr>
                <w:rStyle w:val="Hyperlink"/>
                <w:noProof/>
              </w:rPr>
              <w:t>6.9</w:t>
            </w:r>
            <w:r>
              <w:rPr>
                <w:noProof/>
                <w:lang w:eastAsia="en-US"/>
              </w:rPr>
              <w:tab/>
            </w:r>
            <w:r w:rsidRPr="00570174">
              <w:rPr>
                <w:rStyle w:val="Hyperlink"/>
                <w:noProof/>
              </w:rPr>
              <w:t>J2735VehicleSafetyExtensions</w:t>
            </w:r>
            <w:r>
              <w:rPr>
                <w:noProof/>
                <w:webHidden/>
              </w:rPr>
              <w:tab/>
            </w:r>
            <w:r>
              <w:rPr>
                <w:noProof/>
                <w:webHidden/>
              </w:rPr>
              <w:fldChar w:fldCharType="begin"/>
            </w:r>
            <w:r>
              <w:rPr>
                <w:noProof/>
                <w:webHidden/>
              </w:rPr>
              <w:instrText xml:space="preserve"> PAGEREF _Toc531858679 \h </w:instrText>
            </w:r>
            <w:r>
              <w:rPr>
                <w:noProof/>
                <w:webHidden/>
              </w:rPr>
            </w:r>
            <w:r>
              <w:rPr>
                <w:noProof/>
                <w:webHidden/>
              </w:rPr>
              <w:fldChar w:fldCharType="separate"/>
            </w:r>
            <w:r>
              <w:rPr>
                <w:noProof/>
                <w:webHidden/>
              </w:rPr>
              <w:t>22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0" w:history="1">
            <w:r w:rsidRPr="00570174">
              <w:rPr>
                <w:rStyle w:val="Hyperlink"/>
                <w:noProof/>
              </w:rPr>
              <w:t>6.10</w:t>
            </w:r>
            <w:r>
              <w:rPr>
                <w:noProof/>
                <w:lang w:eastAsia="en-US"/>
              </w:rPr>
              <w:tab/>
            </w:r>
            <w:r w:rsidRPr="00570174">
              <w:rPr>
                <w:rStyle w:val="Hyperlink"/>
                <w:noProof/>
              </w:rPr>
              <w:t>J2735SpecialVehicleExtensions</w:t>
            </w:r>
            <w:r>
              <w:rPr>
                <w:noProof/>
                <w:webHidden/>
              </w:rPr>
              <w:tab/>
            </w:r>
            <w:r>
              <w:rPr>
                <w:noProof/>
                <w:webHidden/>
              </w:rPr>
              <w:fldChar w:fldCharType="begin"/>
            </w:r>
            <w:r>
              <w:rPr>
                <w:noProof/>
                <w:webHidden/>
              </w:rPr>
              <w:instrText xml:space="preserve"> PAGEREF _Toc531858680 \h </w:instrText>
            </w:r>
            <w:r>
              <w:rPr>
                <w:noProof/>
                <w:webHidden/>
              </w:rPr>
            </w:r>
            <w:r>
              <w:rPr>
                <w:noProof/>
                <w:webHidden/>
              </w:rPr>
              <w:fldChar w:fldCharType="separate"/>
            </w:r>
            <w:r>
              <w:rPr>
                <w:noProof/>
                <w:webHidden/>
              </w:rPr>
              <w:t>23</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1" w:history="1">
            <w:r w:rsidRPr="00570174">
              <w:rPr>
                <w:rStyle w:val="Hyperlink"/>
                <w:noProof/>
              </w:rPr>
              <w:t>6.11</w:t>
            </w:r>
            <w:r>
              <w:rPr>
                <w:noProof/>
                <w:lang w:eastAsia="en-US"/>
              </w:rPr>
              <w:tab/>
            </w:r>
            <w:r w:rsidRPr="00570174">
              <w:rPr>
                <w:rStyle w:val="Hyperlink"/>
                <w:noProof/>
              </w:rPr>
              <w:t>J2735SupplementalVehicleExtensions</w:t>
            </w:r>
            <w:r>
              <w:rPr>
                <w:noProof/>
                <w:webHidden/>
              </w:rPr>
              <w:tab/>
            </w:r>
            <w:r>
              <w:rPr>
                <w:noProof/>
                <w:webHidden/>
              </w:rPr>
              <w:fldChar w:fldCharType="begin"/>
            </w:r>
            <w:r>
              <w:rPr>
                <w:noProof/>
                <w:webHidden/>
              </w:rPr>
              <w:instrText xml:space="preserve"> PAGEREF _Toc531858681 \h </w:instrText>
            </w:r>
            <w:r>
              <w:rPr>
                <w:noProof/>
                <w:webHidden/>
              </w:rPr>
            </w:r>
            <w:r>
              <w:rPr>
                <w:noProof/>
                <w:webHidden/>
              </w:rPr>
              <w:fldChar w:fldCharType="separate"/>
            </w:r>
            <w:r>
              <w:rPr>
                <w:noProof/>
                <w:webHidden/>
              </w:rPr>
              <w:t>24</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2" w:history="1">
            <w:r w:rsidRPr="00570174">
              <w:rPr>
                <w:rStyle w:val="Hyperlink"/>
                <w:noProof/>
              </w:rPr>
              <w:t>6.12</w:t>
            </w:r>
            <w:r>
              <w:rPr>
                <w:noProof/>
                <w:lang w:eastAsia="en-US"/>
              </w:rPr>
              <w:tab/>
            </w:r>
            <w:r w:rsidRPr="00570174">
              <w:rPr>
                <w:rStyle w:val="Hyperlink"/>
                <w:noProof/>
              </w:rPr>
              <w:t>J2735PathHistory</w:t>
            </w:r>
            <w:r>
              <w:rPr>
                <w:noProof/>
                <w:webHidden/>
              </w:rPr>
              <w:tab/>
            </w:r>
            <w:r>
              <w:rPr>
                <w:noProof/>
                <w:webHidden/>
              </w:rPr>
              <w:fldChar w:fldCharType="begin"/>
            </w:r>
            <w:r>
              <w:rPr>
                <w:noProof/>
                <w:webHidden/>
              </w:rPr>
              <w:instrText xml:space="preserve"> PAGEREF _Toc531858682 \h </w:instrText>
            </w:r>
            <w:r>
              <w:rPr>
                <w:noProof/>
                <w:webHidden/>
              </w:rPr>
            </w:r>
            <w:r>
              <w:rPr>
                <w:noProof/>
                <w:webHidden/>
              </w:rPr>
              <w:fldChar w:fldCharType="separate"/>
            </w:r>
            <w:r>
              <w:rPr>
                <w:noProof/>
                <w:webHidden/>
              </w:rPr>
              <w:t>25</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3" w:history="1">
            <w:r w:rsidRPr="00570174">
              <w:rPr>
                <w:rStyle w:val="Hyperlink"/>
                <w:noProof/>
              </w:rPr>
              <w:t>6.13</w:t>
            </w:r>
            <w:r>
              <w:rPr>
                <w:noProof/>
                <w:lang w:eastAsia="en-US"/>
              </w:rPr>
              <w:tab/>
            </w:r>
            <w:r w:rsidRPr="00570174">
              <w:rPr>
                <w:rStyle w:val="Hyperlink"/>
                <w:noProof/>
              </w:rPr>
              <w:t>J2735PathPrediction</w:t>
            </w:r>
            <w:r>
              <w:rPr>
                <w:noProof/>
                <w:webHidden/>
              </w:rPr>
              <w:tab/>
            </w:r>
            <w:r>
              <w:rPr>
                <w:noProof/>
                <w:webHidden/>
              </w:rPr>
              <w:fldChar w:fldCharType="begin"/>
            </w:r>
            <w:r>
              <w:rPr>
                <w:noProof/>
                <w:webHidden/>
              </w:rPr>
              <w:instrText xml:space="preserve"> PAGEREF _Toc531858683 \h </w:instrText>
            </w:r>
            <w:r>
              <w:rPr>
                <w:noProof/>
                <w:webHidden/>
              </w:rPr>
            </w:r>
            <w:r>
              <w:rPr>
                <w:noProof/>
                <w:webHidden/>
              </w:rPr>
              <w:fldChar w:fldCharType="separate"/>
            </w:r>
            <w:r>
              <w:rPr>
                <w:noProof/>
                <w:webHidden/>
              </w:rPr>
              <w:t>26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4" w:history="1">
            <w:r w:rsidRPr="00570174">
              <w:rPr>
                <w:rStyle w:val="Hyperlink"/>
                <w:noProof/>
              </w:rPr>
              <w:t>6.14</w:t>
            </w:r>
            <w:r>
              <w:rPr>
                <w:noProof/>
                <w:lang w:eastAsia="en-US"/>
              </w:rPr>
              <w:tab/>
            </w:r>
            <w:r w:rsidRPr="00570174">
              <w:rPr>
                <w:rStyle w:val="Hyperlink"/>
                <w:noProof/>
              </w:rPr>
              <w:t>J2735EmergencyDetails</w:t>
            </w:r>
            <w:r>
              <w:rPr>
                <w:noProof/>
                <w:webHidden/>
              </w:rPr>
              <w:tab/>
            </w:r>
            <w:r>
              <w:rPr>
                <w:noProof/>
                <w:webHidden/>
              </w:rPr>
              <w:fldChar w:fldCharType="begin"/>
            </w:r>
            <w:r>
              <w:rPr>
                <w:noProof/>
                <w:webHidden/>
              </w:rPr>
              <w:instrText xml:space="preserve"> PAGEREF _Toc531858684 \h </w:instrText>
            </w:r>
            <w:r>
              <w:rPr>
                <w:noProof/>
                <w:webHidden/>
              </w:rPr>
            </w:r>
            <w:r>
              <w:rPr>
                <w:noProof/>
                <w:webHidden/>
              </w:rPr>
              <w:fldChar w:fldCharType="separate"/>
            </w:r>
            <w:r>
              <w:rPr>
                <w:noProof/>
                <w:webHidden/>
              </w:rPr>
              <w:t>26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5" w:history="1">
            <w:r w:rsidRPr="00570174">
              <w:rPr>
                <w:rStyle w:val="Hyperlink"/>
                <w:noProof/>
              </w:rPr>
              <w:t>6.15</w:t>
            </w:r>
            <w:r>
              <w:rPr>
                <w:noProof/>
                <w:lang w:eastAsia="en-US"/>
              </w:rPr>
              <w:tab/>
            </w:r>
            <w:r w:rsidRPr="00570174">
              <w:rPr>
                <w:rStyle w:val="Hyperlink"/>
                <w:noProof/>
              </w:rPr>
              <w:t>J2735EventDescription</w:t>
            </w:r>
            <w:r>
              <w:rPr>
                <w:noProof/>
                <w:webHidden/>
              </w:rPr>
              <w:tab/>
            </w:r>
            <w:r>
              <w:rPr>
                <w:noProof/>
                <w:webHidden/>
              </w:rPr>
              <w:fldChar w:fldCharType="begin"/>
            </w:r>
            <w:r>
              <w:rPr>
                <w:noProof/>
                <w:webHidden/>
              </w:rPr>
              <w:instrText xml:space="preserve"> PAGEREF _Toc531858685 \h </w:instrText>
            </w:r>
            <w:r>
              <w:rPr>
                <w:noProof/>
                <w:webHidden/>
              </w:rPr>
            </w:r>
            <w:r>
              <w:rPr>
                <w:noProof/>
                <w:webHidden/>
              </w:rPr>
              <w:fldChar w:fldCharType="separate"/>
            </w:r>
            <w:r>
              <w:rPr>
                <w:noProof/>
                <w:webHidden/>
              </w:rPr>
              <w:t>27</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6" w:history="1">
            <w:r w:rsidRPr="00570174">
              <w:rPr>
                <w:rStyle w:val="Hyperlink"/>
                <w:noProof/>
              </w:rPr>
              <w:t>6.16</w:t>
            </w:r>
            <w:r>
              <w:rPr>
                <w:noProof/>
                <w:lang w:eastAsia="en-US"/>
              </w:rPr>
              <w:tab/>
            </w:r>
            <w:r w:rsidRPr="00570174">
              <w:rPr>
                <w:rStyle w:val="Hyperlink"/>
                <w:noProof/>
              </w:rPr>
              <w:t>J2735TrailerData</w:t>
            </w:r>
            <w:r>
              <w:rPr>
                <w:noProof/>
                <w:webHidden/>
              </w:rPr>
              <w:tab/>
            </w:r>
            <w:r>
              <w:rPr>
                <w:noProof/>
                <w:webHidden/>
              </w:rPr>
              <w:fldChar w:fldCharType="begin"/>
            </w:r>
            <w:r>
              <w:rPr>
                <w:noProof/>
                <w:webHidden/>
              </w:rPr>
              <w:instrText xml:space="preserve"> PAGEREF _Toc531858686 \h </w:instrText>
            </w:r>
            <w:r>
              <w:rPr>
                <w:noProof/>
                <w:webHidden/>
              </w:rPr>
            </w:r>
            <w:r>
              <w:rPr>
                <w:noProof/>
                <w:webHidden/>
              </w:rPr>
              <w:fldChar w:fldCharType="separate"/>
            </w:r>
            <w:r>
              <w:rPr>
                <w:noProof/>
                <w:webHidden/>
              </w:rPr>
              <w:t>29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7" w:history="1">
            <w:r w:rsidRPr="00570174">
              <w:rPr>
                <w:rStyle w:val="Hyperlink"/>
                <w:noProof/>
              </w:rPr>
              <w:t>6.17</w:t>
            </w:r>
            <w:r>
              <w:rPr>
                <w:noProof/>
                <w:lang w:eastAsia="en-US"/>
              </w:rPr>
              <w:tab/>
            </w:r>
            <w:r w:rsidRPr="00570174">
              <w:rPr>
                <w:rStyle w:val="Hyperlink"/>
                <w:noProof/>
              </w:rPr>
              <w:t>J2735VehicleClassification</w:t>
            </w:r>
            <w:r>
              <w:rPr>
                <w:noProof/>
                <w:webHidden/>
              </w:rPr>
              <w:tab/>
            </w:r>
            <w:r>
              <w:rPr>
                <w:noProof/>
                <w:webHidden/>
              </w:rPr>
              <w:fldChar w:fldCharType="begin"/>
            </w:r>
            <w:r>
              <w:rPr>
                <w:noProof/>
                <w:webHidden/>
              </w:rPr>
              <w:instrText xml:space="preserve"> PAGEREF _Toc531858687 \h </w:instrText>
            </w:r>
            <w:r>
              <w:rPr>
                <w:noProof/>
                <w:webHidden/>
              </w:rPr>
            </w:r>
            <w:r>
              <w:rPr>
                <w:noProof/>
                <w:webHidden/>
              </w:rPr>
              <w:fldChar w:fldCharType="separate"/>
            </w:r>
            <w:r>
              <w:rPr>
                <w:noProof/>
                <w:webHidden/>
              </w:rPr>
              <w:t>29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8" w:history="1">
            <w:r w:rsidRPr="00570174">
              <w:rPr>
                <w:rStyle w:val="Hyperlink"/>
                <w:noProof/>
              </w:rPr>
              <w:t>6.18</w:t>
            </w:r>
            <w:r>
              <w:rPr>
                <w:noProof/>
                <w:lang w:eastAsia="en-US"/>
              </w:rPr>
              <w:tab/>
            </w:r>
            <w:r w:rsidRPr="00570174">
              <w:rPr>
                <w:rStyle w:val="Hyperlink"/>
                <w:noProof/>
              </w:rPr>
              <w:t>J2735VehicleData</w:t>
            </w:r>
            <w:r>
              <w:rPr>
                <w:noProof/>
                <w:webHidden/>
              </w:rPr>
              <w:tab/>
            </w:r>
            <w:r>
              <w:rPr>
                <w:noProof/>
                <w:webHidden/>
              </w:rPr>
              <w:fldChar w:fldCharType="begin"/>
            </w:r>
            <w:r>
              <w:rPr>
                <w:noProof/>
                <w:webHidden/>
              </w:rPr>
              <w:instrText xml:space="preserve"> PAGEREF _Toc531858688 \h </w:instrText>
            </w:r>
            <w:r>
              <w:rPr>
                <w:noProof/>
                <w:webHidden/>
              </w:rPr>
            </w:r>
            <w:r>
              <w:rPr>
                <w:noProof/>
                <w:webHidden/>
              </w:rPr>
              <w:fldChar w:fldCharType="separate"/>
            </w:r>
            <w:r>
              <w:rPr>
                <w:noProof/>
                <w:webHidden/>
              </w:rPr>
              <w:t>31</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89" w:history="1">
            <w:r w:rsidRPr="00570174">
              <w:rPr>
                <w:rStyle w:val="Hyperlink"/>
                <w:noProof/>
              </w:rPr>
              <w:t>6.19</w:t>
            </w:r>
            <w:r>
              <w:rPr>
                <w:noProof/>
                <w:lang w:eastAsia="en-US"/>
              </w:rPr>
              <w:tab/>
            </w:r>
            <w:r w:rsidRPr="00570174">
              <w:rPr>
                <w:rStyle w:val="Hyperlink"/>
                <w:noProof/>
              </w:rPr>
              <w:t>J2735WeatherReport</w:t>
            </w:r>
            <w:r>
              <w:rPr>
                <w:noProof/>
                <w:webHidden/>
              </w:rPr>
              <w:tab/>
            </w:r>
            <w:r>
              <w:rPr>
                <w:noProof/>
                <w:webHidden/>
              </w:rPr>
              <w:fldChar w:fldCharType="begin"/>
            </w:r>
            <w:r>
              <w:rPr>
                <w:noProof/>
                <w:webHidden/>
              </w:rPr>
              <w:instrText xml:space="preserve"> PAGEREF _Toc531858689 \h </w:instrText>
            </w:r>
            <w:r>
              <w:rPr>
                <w:noProof/>
                <w:webHidden/>
              </w:rPr>
            </w:r>
            <w:r>
              <w:rPr>
                <w:noProof/>
                <w:webHidden/>
              </w:rPr>
              <w:fldChar w:fldCharType="separate"/>
            </w:r>
            <w:r>
              <w:rPr>
                <w:noProof/>
                <w:webHidden/>
              </w:rPr>
              <w:t>32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0" w:history="1">
            <w:r w:rsidRPr="00570174">
              <w:rPr>
                <w:rStyle w:val="Hyperlink"/>
                <w:noProof/>
              </w:rPr>
              <w:t>6.20</w:t>
            </w:r>
            <w:r>
              <w:rPr>
                <w:noProof/>
                <w:lang w:eastAsia="en-US"/>
              </w:rPr>
              <w:tab/>
            </w:r>
            <w:r w:rsidRPr="00570174">
              <w:rPr>
                <w:rStyle w:val="Hyperlink"/>
                <w:noProof/>
              </w:rPr>
              <w:t>J2735WeatherProbe</w:t>
            </w:r>
            <w:r>
              <w:rPr>
                <w:noProof/>
                <w:webHidden/>
              </w:rPr>
              <w:tab/>
            </w:r>
            <w:r>
              <w:rPr>
                <w:noProof/>
                <w:webHidden/>
              </w:rPr>
              <w:fldChar w:fldCharType="begin"/>
            </w:r>
            <w:r>
              <w:rPr>
                <w:noProof/>
                <w:webHidden/>
              </w:rPr>
              <w:instrText xml:space="preserve"> PAGEREF _Toc531858690 \h </w:instrText>
            </w:r>
            <w:r>
              <w:rPr>
                <w:noProof/>
                <w:webHidden/>
              </w:rPr>
            </w:r>
            <w:r>
              <w:rPr>
                <w:noProof/>
                <w:webHidden/>
              </w:rPr>
              <w:fldChar w:fldCharType="separate"/>
            </w:r>
            <w:r>
              <w:rPr>
                <w:noProof/>
                <w:webHidden/>
              </w:rPr>
              <w:t>33</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1" w:history="1">
            <w:r w:rsidRPr="00570174">
              <w:rPr>
                <w:rStyle w:val="Hyperlink"/>
                <w:noProof/>
              </w:rPr>
              <w:t>6.21</w:t>
            </w:r>
            <w:r>
              <w:rPr>
                <w:noProof/>
                <w:lang w:eastAsia="en-US"/>
              </w:rPr>
              <w:tab/>
            </w:r>
            <w:r w:rsidRPr="00570174">
              <w:rPr>
                <w:rStyle w:val="Hyperlink"/>
                <w:noProof/>
              </w:rPr>
              <w:t>J2735WiperSet</w:t>
            </w:r>
            <w:r>
              <w:rPr>
                <w:noProof/>
                <w:webHidden/>
              </w:rPr>
              <w:tab/>
            </w:r>
            <w:r>
              <w:rPr>
                <w:noProof/>
                <w:webHidden/>
              </w:rPr>
              <w:fldChar w:fldCharType="begin"/>
            </w:r>
            <w:r>
              <w:rPr>
                <w:noProof/>
                <w:webHidden/>
              </w:rPr>
              <w:instrText xml:space="preserve"> PAGEREF _Toc531858691 \h </w:instrText>
            </w:r>
            <w:r>
              <w:rPr>
                <w:noProof/>
                <w:webHidden/>
              </w:rPr>
            </w:r>
            <w:r>
              <w:rPr>
                <w:noProof/>
                <w:webHidden/>
              </w:rPr>
              <w:fldChar w:fldCharType="separate"/>
            </w:r>
            <w:r>
              <w:rPr>
                <w:noProof/>
                <w:webHidden/>
              </w:rPr>
              <w:t>34</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2" w:history="1">
            <w:r w:rsidRPr="00570174">
              <w:rPr>
                <w:rStyle w:val="Hyperlink"/>
                <w:noProof/>
              </w:rPr>
              <w:t>6.22</w:t>
            </w:r>
            <w:r>
              <w:rPr>
                <w:noProof/>
                <w:lang w:eastAsia="en-US"/>
              </w:rPr>
              <w:tab/>
            </w:r>
            <w:r w:rsidRPr="00570174">
              <w:rPr>
                <w:rStyle w:val="Hyperlink"/>
                <w:noProof/>
              </w:rPr>
              <w:t>J2735ObstacleDetection</w:t>
            </w:r>
            <w:r>
              <w:rPr>
                <w:noProof/>
                <w:webHidden/>
              </w:rPr>
              <w:tab/>
            </w:r>
            <w:r>
              <w:rPr>
                <w:noProof/>
                <w:webHidden/>
              </w:rPr>
              <w:fldChar w:fldCharType="begin"/>
            </w:r>
            <w:r>
              <w:rPr>
                <w:noProof/>
                <w:webHidden/>
              </w:rPr>
              <w:instrText xml:space="preserve"> PAGEREF _Toc531858692 \h </w:instrText>
            </w:r>
            <w:r>
              <w:rPr>
                <w:noProof/>
                <w:webHidden/>
              </w:rPr>
            </w:r>
            <w:r>
              <w:rPr>
                <w:noProof/>
                <w:webHidden/>
              </w:rPr>
              <w:fldChar w:fldCharType="separate"/>
            </w:r>
            <w:r>
              <w:rPr>
                <w:noProof/>
                <w:webHidden/>
              </w:rPr>
              <w:t>34</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3" w:history="1">
            <w:r w:rsidRPr="00570174">
              <w:rPr>
                <w:rStyle w:val="Hyperlink"/>
                <w:noProof/>
              </w:rPr>
              <w:t>6.23</w:t>
            </w:r>
            <w:r>
              <w:rPr>
                <w:noProof/>
                <w:lang w:eastAsia="en-US"/>
              </w:rPr>
              <w:tab/>
            </w:r>
            <w:r w:rsidRPr="00570174">
              <w:rPr>
                <w:rStyle w:val="Hyperlink"/>
                <w:noProof/>
              </w:rPr>
              <w:t>J2735DDateTime</w:t>
            </w:r>
            <w:r>
              <w:rPr>
                <w:noProof/>
                <w:webHidden/>
              </w:rPr>
              <w:tab/>
            </w:r>
            <w:r>
              <w:rPr>
                <w:noProof/>
                <w:webHidden/>
              </w:rPr>
              <w:fldChar w:fldCharType="begin"/>
            </w:r>
            <w:r>
              <w:rPr>
                <w:noProof/>
                <w:webHidden/>
              </w:rPr>
              <w:instrText xml:space="preserve"> PAGEREF _Toc531858693 \h </w:instrText>
            </w:r>
            <w:r>
              <w:rPr>
                <w:noProof/>
                <w:webHidden/>
              </w:rPr>
            </w:r>
            <w:r>
              <w:rPr>
                <w:noProof/>
                <w:webHidden/>
              </w:rPr>
              <w:fldChar w:fldCharType="separate"/>
            </w:r>
            <w:r>
              <w:rPr>
                <w:noProof/>
                <w:webHidden/>
              </w:rPr>
              <w:t>36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4" w:history="1">
            <w:r w:rsidRPr="00570174">
              <w:rPr>
                <w:rStyle w:val="Hyperlink"/>
                <w:noProof/>
              </w:rPr>
              <w:t>6.24</w:t>
            </w:r>
            <w:r>
              <w:rPr>
                <w:noProof/>
                <w:lang w:eastAsia="en-US"/>
              </w:rPr>
              <w:tab/>
            </w:r>
            <w:r w:rsidRPr="00570174">
              <w:rPr>
                <w:rStyle w:val="Hyperlink"/>
                <w:noProof/>
              </w:rPr>
              <w:t>J2735DisabledVehicle</w:t>
            </w:r>
            <w:r>
              <w:rPr>
                <w:noProof/>
                <w:webHidden/>
              </w:rPr>
              <w:tab/>
            </w:r>
            <w:r>
              <w:rPr>
                <w:noProof/>
                <w:webHidden/>
              </w:rPr>
              <w:fldChar w:fldCharType="begin"/>
            </w:r>
            <w:r>
              <w:rPr>
                <w:noProof/>
                <w:webHidden/>
              </w:rPr>
              <w:instrText xml:space="preserve"> PAGEREF _Toc531858694 \h </w:instrText>
            </w:r>
            <w:r>
              <w:rPr>
                <w:noProof/>
                <w:webHidden/>
              </w:rPr>
            </w:r>
            <w:r>
              <w:rPr>
                <w:noProof/>
                <w:webHidden/>
              </w:rPr>
              <w:fldChar w:fldCharType="separate"/>
            </w:r>
            <w:r>
              <w:rPr>
                <w:noProof/>
                <w:webHidden/>
              </w:rPr>
              <w:t>37</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5" w:history="1">
            <w:r w:rsidRPr="00570174">
              <w:rPr>
                <w:rStyle w:val="Hyperlink"/>
                <w:noProof/>
              </w:rPr>
              <w:t>6.25</w:t>
            </w:r>
            <w:r>
              <w:rPr>
                <w:noProof/>
                <w:lang w:eastAsia="en-US"/>
              </w:rPr>
              <w:tab/>
            </w:r>
            <w:r w:rsidRPr="00570174">
              <w:rPr>
                <w:rStyle w:val="Hyperlink"/>
                <w:noProof/>
              </w:rPr>
              <w:t>J2735SpeedProfile</w:t>
            </w:r>
            <w:r>
              <w:rPr>
                <w:noProof/>
                <w:webHidden/>
              </w:rPr>
              <w:tab/>
            </w:r>
            <w:r>
              <w:rPr>
                <w:noProof/>
                <w:webHidden/>
              </w:rPr>
              <w:fldChar w:fldCharType="begin"/>
            </w:r>
            <w:r>
              <w:rPr>
                <w:noProof/>
                <w:webHidden/>
              </w:rPr>
              <w:instrText xml:space="preserve"> PAGEREF _Toc531858695 \h </w:instrText>
            </w:r>
            <w:r>
              <w:rPr>
                <w:noProof/>
                <w:webHidden/>
              </w:rPr>
            </w:r>
            <w:r>
              <w:rPr>
                <w:noProof/>
                <w:webHidden/>
              </w:rPr>
              <w:fldChar w:fldCharType="separate"/>
            </w:r>
            <w:r>
              <w:rPr>
                <w:noProof/>
                <w:webHidden/>
              </w:rPr>
              <w:t>37</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6" w:history="1">
            <w:r w:rsidRPr="00570174">
              <w:rPr>
                <w:rStyle w:val="Hyperlink"/>
                <w:noProof/>
              </w:rPr>
              <w:t>6.26</w:t>
            </w:r>
            <w:r>
              <w:rPr>
                <w:noProof/>
                <w:lang w:eastAsia="en-US"/>
              </w:rPr>
              <w:tab/>
            </w:r>
            <w:r w:rsidRPr="00570174">
              <w:rPr>
                <w:rStyle w:val="Hyperlink"/>
                <w:noProof/>
              </w:rPr>
              <w:t>J2735RTCMPackage</w:t>
            </w:r>
            <w:r>
              <w:rPr>
                <w:noProof/>
                <w:webHidden/>
              </w:rPr>
              <w:tab/>
            </w:r>
            <w:r>
              <w:rPr>
                <w:noProof/>
                <w:webHidden/>
              </w:rPr>
              <w:fldChar w:fldCharType="begin"/>
            </w:r>
            <w:r>
              <w:rPr>
                <w:noProof/>
                <w:webHidden/>
              </w:rPr>
              <w:instrText xml:space="preserve"> PAGEREF _Toc531858696 \h </w:instrText>
            </w:r>
            <w:r>
              <w:rPr>
                <w:noProof/>
                <w:webHidden/>
              </w:rPr>
            </w:r>
            <w:r>
              <w:rPr>
                <w:noProof/>
                <w:webHidden/>
              </w:rPr>
              <w:fldChar w:fldCharType="separate"/>
            </w:r>
            <w:r>
              <w:rPr>
                <w:noProof/>
                <w:webHidden/>
              </w:rPr>
              <w:t>38</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7" w:history="1">
            <w:r w:rsidRPr="00570174">
              <w:rPr>
                <w:rStyle w:val="Hyperlink"/>
                <w:noProof/>
              </w:rPr>
              <w:t>6.27</w:t>
            </w:r>
            <w:r>
              <w:rPr>
                <w:noProof/>
                <w:lang w:eastAsia="en-US"/>
              </w:rPr>
              <w:tab/>
            </w:r>
            <w:r w:rsidRPr="00570174">
              <w:rPr>
                <w:rStyle w:val="Hyperlink"/>
                <w:noProof/>
              </w:rPr>
              <w:t>J2735RTCMheader</w:t>
            </w:r>
            <w:r>
              <w:rPr>
                <w:noProof/>
                <w:webHidden/>
              </w:rPr>
              <w:tab/>
            </w:r>
            <w:r>
              <w:rPr>
                <w:noProof/>
                <w:webHidden/>
              </w:rPr>
              <w:fldChar w:fldCharType="begin"/>
            </w:r>
            <w:r>
              <w:rPr>
                <w:noProof/>
                <w:webHidden/>
              </w:rPr>
              <w:instrText xml:space="preserve"> PAGEREF _Toc531858697 \h </w:instrText>
            </w:r>
            <w:r>
              <w:rPr>
                <w:noProof/>
                <w:webHidden/>
              </w:rPr>
            </w:r>
            <w:r>
              <w:rPr>
                <w:noProof/>
                <w:webHidden/>
              </w:rPr>
              <w:fldChar w:fldCharType="separate"/>
            </w:r>
            <w:r>
              <w:rPr>
                <w:noProof/>
                <w:webHidden/>
              </w:rPr>
              <w:t>39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8" w:history="1">
            <w:r w:rsidRPr="00570174">
              <w:rPr>
                <w:rStyle w:val="Hyperlink"/>
                <w:noProof/>
              </w:rPr>
              <w:t>6.28</w:t>
            </w:r>
            <w:r>
              <w:rPr>
                <w:noProof/>
                <w:lang w:eastAsia="en-US"/>
              </w:rPr>
              <w:tab/>
            </w:r>
            <w:r w:rsidRPr="00570174">
              <w:rPr>
                <w:rStyle w:val="Hyperlink"/>
                <w:noProof/>
              </w:rPr>
              <w:t>J2735AntennaOffsetSet</w:t>
            </w:r>
            <w:r>
              <w:rPr>
                <w:noProof/>
                <w:webHidden/>
              </w:rPr>
              <w:tab/>
            </w:r>
            <w:r>
              <w:rPr>
                <w:noProof/>
                <w:webHidden/>
              </w:rPr>
              <w:fldChar w:fldCharType="begin"/>
            </w:r>
            <w:r>
              <w:rPr>
                <w:noProof/>
                <w:webHidden/>
              </w:rPr>
              <w:instrText xml:space="preserve"> PAGEREF _Toc531858698 \h </w:instrText>
            </w:r>
            <w:r>
              <w:rPr>
                <w:noProof/>
                <w:webHidden/>
              </w:rPr>
            </w:r>
            <w:r>
              <w:rPr>
                <w:noProof/>
                <w:webHidden/>
              </w:rPr>
              <w:fldChar w:fldCharType="separate"/>
            </w:r>
            <w:r>
              <w:rPr>
                <w:noProof/>
                <w:webHidden/>
              </w:rPr>
              <w:t>40</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699" w:history="1">
            <w:r w:rsidRPr="00570174">
              <w:rPr>
                <w:rStyle w:val="Hyperlink"/>
                <w:noProof/>
              </w:rPr>
              <w:t>6.29</w:t>
            </w:r>
            <w:r>
              <w:rPr>
                <w:noProof/>
                <w:lang w:eastAsia="en-US"/>
              </w:rPr>
              <w:tab/>
            </w:r>
            <w:r w:rsidRPr="00570174">
              <w:rPr>
                <w:rStyle w:val="Hyperlink"/>
                <w:noProof/>
              </w:rPr>
              <w:t>J2735FullPositionVector</w:t>
            </w:r>
            <w:r>
              <w:rPr>
                <w:noProof/>
                <w:webHidden/>
              </w:rPr>
              <w:tab/>
            </w:r>
            <w:r>
              <w:rPr>
                <w:noProof/>
                <w:webHidden/>
              </w:rPr>
              <w:fldChar w:fldCharType="begin"/>
            </w:r>
            <w:r>
              <w:rPr>
                <w:noProof/>
                <w:webHidden/>
              </w:rPr>
              <w:instrText xml:space="preserve"> PAGEREF _Toc531858699 \h </w:instrText>
            </w:r>
            <w:r>
              <w:rPr>
                <w:noProof/>
                <w:webHidden/>
              </w:rPr>
            </w:r>
            <w:r>
              <w:rPr>
                <w:noProof/>
                <w:webHidden/>
              </w:rPr>
              <w:fldChar w:fldCharType="separate"/>
            </w:r>
            <w:r>
              <w:rPr>
                <w:noProof/>
                <w:webHidden/>
              </w:rPr>
              <w:t>41</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0" w:history="1">
            <w:r w:rsidRPr="00570174">
              <w:rPr>
                <w:rStyle w:val="Hyperlink"/>
                <w:noProof/>
              </w:rPr>
              <w:t>6.30</w:t>
            </w:r>
            <w:r>
              <w:rPr>
                <w:noProof/>
                <w:lang w:eastAsia="en-US"/>
              </w:rPr>
              <w:tab/>
            </w:r>
            <w:r w:rsidRPr="00570174">
              <w:rPr>
                <w:rStyle w:val="Hyperlink"/>
                <w:noProof/>
              </w:rPr>
              <w:t>J2735TransmissionAndSpeed</w:t>
            </w:r>
            <w:r>
              <w:rPr>
                <w:noProof/>
                <w:webHidden/>
              </w:rPr>
              <w:tab/>
            </w:r>
            <w:r>
              <w:rPr>
                <w:noProof/>
                <w:webHidden/>
              </w:rPr>
              <w:fldChar w:fldCharType="begin"/>
            </w:r>
            <w:r>
              <w:rPr>
                <w:noProof/>
                <w:webHidden/>
              </w:rPr>
              <w:instrText xml:space="preserve"> PAGEREF _Toc531858700 \h </w:instrText>
            </w:r>
            <w:r>
              <w:rPr>
                <w:noProof/>
                <w:webHidden/>
              </w:rPr>
            </w:r>
            <w:r>
              <w:rPr>
                <w:noProof/>
                <w:webHidden/>
              </w:rPr>
              <w:fldChar w:fldCharType="separate"/>
            </w:r>
            <w:r>
              <w:rPr>
                <w:noProof/>
                <w:webHidden/>
              </w:rPr>
              <w:t>42</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1" w:history="1">
            <w:r w:rsidRPr="00570174">
              <w:rPr>
                <w:rStyle w:val="Hyperlink"/>
                <w:noProof/>
              </w:rPr>
              <w:t>6.31</w:t>
            </w:r>
            <w:r>
              <w:rPr>
                <w:noProof/>
                <w:lang w:eastAsia="en-US"/>
              </w:rPr>
              <w:tab/>
            </w:r>
            <w:r w:rsidRPr="00570174">
              <w:rPr>
                <w:rStyle w:val="Hyperlink"/>
                <w:noProof/>
              </w:rPr>
              <w:t>J2735PositionConfidenceSet</w:t>
            </w:r>
            <w:r>
              <w:rPr>
                <w:noProof/>
                <w:webHidden/>
              </w:rPr>
              <w:tab/>
            </w:r>
            <w:r>
              <w:rPr>
                <w:noProof/>
                <w:webHidden/>
              </w:rPr>
              <w:fldChar w:fldCharType="begin"/>
            </w:r>
            <w:r>
              <w:rPr>
                <w:noProof/>
                <w:webHidden/>
              </w:rPr>
              <w:instrText xml:space="preserve"> PAGEREF _Toc531858701 \h </w:instrText>
            </w:r>
            <w:r>
              <w:rPr>
                <w:noProof/>
                <w:webHidden/>
              </w:rPr>
            </w:r>
            <w:r>
              <w:rPr>
                <w:noProof/>
                <w:webHidden/>
              </w:rPr>
              <w:fldChar w:fldCharType="separate"/>
            </w:r>
            <w:r>
              <w:rPr>
                <w:noProof/>
                <w:webHidden/>
              </w:rPr>
              <w:t>43</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2" w:history="1">
            <w:r w:rsidRPr="00570174">
              <w:rPr>
                <w:rStyle w:val="Hyperlink"/>
                <w:noProof/>
              </w:rPr>
              <w:t>6.32</w:t>
            </w:r>
            <w:r>
              <w:rPr>
                <w:noProof/>
                <w:lang w:eastAsia="en-US"/>
              </w:rPr>
              <w:tab/>
            </w:r>
            <w:r w:rsidRPr="00570174">
              <w:rPr>
                <w:rStyle w:val="Hyperlink"/>
                <w:noProof/>
              </w:rPr>
              <w:t>J2735SpeedandHeadingandThrottleConfidence</w:t>
            </w:r>
            <w:r>
              <w:rPr>
                <w:noProof/>
                <w:webHidden/>
              </w:rPr>
              <w:tab/>
            </w:r>
            <w:r>
              <w:rPr>
                <w:noProof/>
                <w:webHidden/>
              </w:rPr>
              <w:fldChar w:fldCharType="begin"/>
            </w:r>
            <w:r>
              <w:rPr>
                <w:noProof/>
                <w:webHidden/>
              </w:rPr>
              <w:instrText xml:space="preserve"> PAGEREF _Toc531858702 \h </w:instrText>
            </w:r>
            <w:r>
              <w:rPr>
                <w:noProof/>
                <w:webHidden/>
              </w:rPr>
            </w:r>
            <w:r>
              <w:rPr>
                <w:noProof/>
                <w:webHidden/>
              </w:rPr>
              <w:fldChar w:fldCharType="separate"/>
            </w:r>
            <w:r>
              <w:rPr>
                <w:noProof/>
                <w:webHidden/>
              </w:rPr>
              <w:t>44</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3" w:history="1">
            <w:r w:rsidRPr="00570174">
              <w:rPr>
                <w:rStyle w:val="Hyperlink"/>
                <w:noProof/>
              </w:rPr>
              <w:t>6.33</w:t>
            </w:r>
            <w:r>
              <w:rPr>
                <w:noProof/>
                <w:lang w:eastAsia="en-US"/>
              </w:rPr>
              <w:tab/>
            </w:r>
            <w:r w:rsidRPr="00570174">
              <w:rPr>
                <w:rStyle w:val="Hyperlink"/>
                <w:noProof/>
              </w:rPr>
              <w:t>J2735PathHistoryPoint</w:t>
            </w:r>
            <w:r>
              <w:rPr>
                <w:noProof/>
                <w:webHidden/>
              </w:rPr>
              <w:tab/>
            </w:r>
            <w:r>
              <w:rPr>
                <w:noProof/>
                <w:webHidden/>
              </w:rPr>
              <w:fldChar w:fldCharType="begin"/>
            </w:r>
            <w:r>
              <w:rPr>
                <w:noProof/>
                <w:webHidden/>
              </w:rPr>
              <w:instrText xml:space="preserve"> PAGEREF _Toc531858703 \h </w:instrText>
            </w:r>
            <w:r>
              <w:rPr>
                <w:noProof/>
                <w:webHidden/>
              </w:rPr>
            </w:r>
            <w:r>
              <w:rPr>
                <w:noProof/>
                <w:webHidden/>
              </w:rPr>
              <w:fldChar w:fldCharType="separate"/>
            </w:r>
            <w:r>
              <w:rPr>
                <w:noProof/>
                <w:webHidden/>
              </w:rPr>
              <w:t>44</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4" w:history="1">
            <w:r w:rsidRPr="00570174">
              <w:rPr>
                <w:rStyle w:val="Hyperlink"/>
                <w:noProof/>
              </w:rPr>
              <w:t>6.34</w:t>
            </w:r>
            <w:r>
              <w:rPr>
                <w:noProof/>
                <w:lang w:eastAsia="en-US"/>
              </w:rPr>
              <w:tab/>
            </w:r>
            <w:r w:rsidRPr="00570174">
              <w:rPr>
                <w:rStyle w:val="Hyperlink"/>
                <w:noProof/>
              </w:rPr>
              <w:t>J2735PrivilegedEvents</w:t>
            </w:r>
            <w:r>
              <w:rPr>
                <w:noProof/>
                <w:webHidden/>
              </w:rPr>
              <w:tab/>
            </w:r>
            <w:r>
              <w:rPr>
                <w:noProof/>
                <w:webHidden/>
              </w:rPr>
              <w:fldChar w:fldCharType="begin"/>
            </w:r>
            <w:r>
              <w:rPr>
                <w:noProof/>
                <w:webHidden/>
              </w:rPr>
              <w:instrText xml:space="preserve"> PAGEREF _Toc531858704 \h </w:instrText>
            </w:r>
            <w:r>
              <w:rPr>
                <w:noProof/>
                <w:webHidden/>
              </w:rPr>
            </w:r>
            <w:r>
              <w:rPr>
                <w:noProof/>
                <w:webHidden/>
              </w:rPr>
              <w:fldChar w:fldCharType="separate"/>
            </w:r>
            <w:r>
              <w:rPr>
                <w:noProof/>
                <w:webHidden/>
              </w:rPr>
              <w:t>45</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5" w:history="1">
            <w:r w:rsidRPr="00570174">
              <w:rPr>
                <w:rStyle w:val="Hyperlink"/>
                <w:noProof/>
              </w:rPr>
              <w:t>6.35</w:t>
            </w:r>
            <w:r>
              <w:rPr>
                <w:noProof/>
                <w:lang w:eastAsia="en-US"/>
              </w:rPr>
              <w:tab/>
            </w:r>
            <w:r w:rsidRPr="00570174">
              <w:rPr>
                <w:rStyle w:val="Hyperlink"/>
                <w:noProof/>
              </w:rPr>
              <w:t>J2735PivotPointDescription</w:t>
            </w:r>
            <w:r>
              <w:rPr>
                <w:noProof/>
                <w:webHidden/>
              </w:rPr>
              <w:tab/>
            </w:r>
            <w:r>
              <w:rPr>
                <w:noProof/>
                <w:webHidden/>
              </w:rPr>
              <w:fldChar w:fldCharType="begin"/>
            </w:r>
            <w:r>
              <w:rPr>
                <w:noProof/>
                <w:webHidden/>
              </w:rPr>
              <w:instrText xml:space="preserve"> PAGEREF _Toc531858705 \h </w:instrText>
            </w:r>
            <w:r>
              <w:rPr>
                <w:noProof/>
                <w:webHidden/>
              </w:rPr>
            </w:r>
            <w:r>
              <w:rPr>
                <w:noProof/>
                <w:webHidden/>
              </w:rPr>
              <w:fldChar w:fldCharType="separate"/>
            </w:r>
            <w:r>
              <w:rPr>
                <w:noProof/>
                <w:webHidden/>
              </w:rPr>
              <w:t>46</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6" w:history="1">
            <w:r w:rsidRPr="00570174">
              <w:rPr>
                <w:rStyle w:val="Hyperlink"/>
                <w:noProof/>
              </w:rPr>
              <w:t>6.36</w:t>
            </w:r>
            <w:r>
              <w:rPr>
                <w:noProof/>
                <w:lang w:eastAsia="en-US"/>
              </w:rPr>
              <w:tab/>
            </w:r>
            <w:r w:rsidRPr="00570174">
              <w:rPr>
                <w:rStyle w:val="Hyperlink"/>
                <w:noProof/>
              </w:rPr>
              <w:t>J2735TrailerUnitDescription</w:t>
            </w:r>
            <w:r>
              <w:rPr>
                <w:noProof/>
                <w:webHidden/>
              </w:rPr>
              <w:tab/>
            </w:r>
            <w:r>
              <w:rPr>
                <w:noProof/>
                <w:webHidden/>
              </w:rPr>
              <w:fldChar w:fldCharType="begin"/>
            </w:r>
            <w:r>
              <w:rPr>
                <w:noProof/>
                <w:webHidden/>
              </w:rPr>
              <w:instrText xml:space="preserve"> PAGEREF _Toc531858706 \h </w:instrText>
            </w:r>
            <w:r>
              <w:rPr>
                <w:noProof/>
                <w:webHidden/>
              </w:rPr>
            </w:r>
            <w:r>
              <w:rPr>
                <w:noProof/>
                <w:webHidden/>
              </w:rPr>
              <w:fldChar w:fldCharType="separate"/>
            </w:r>
            <w:r>
              <w:rPr>
                <w:noProof/>
                <w:webHidden/>
              </w:rPr>
              <w:t>47</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7" w:history="1">
            <w:r w:rsidRPr="00570174">
              <w:rPr>
                <w:rStyle w:val="Hyperlink"/>
                <w:noProof/>
              </w:rPr>
              <w:t>6.37</w:t>
            </w:r>
            <w:r>
              <w:rPr>
                <w:noProof/>
                <w:lang w:eastAsia="en-US"/>
              </w:rPr>
              <w:tab/>
            </w:r>
            <w:r w:rsidRPr="00570174">
              <w:rPr>
                <w:rStyle w:val="Hyperlink"/>
                <w:noProof/>
              </w:rPr>
              <w:t>J2735BumperHeights</w:t>
            </w:r>
            <w:r>
              <w:rPr>
                <w:noProof/>
                <w:webHidden/>
              </w:rPr>
              <w:tab/>
            </w:r>
            <w:r>
              <w:rPr>
                <w:noProof/>
                <w:webHidden/>
              </w:rPr>
              <w:fldChar w:fldCharType="begin"/>
            </w:r>
            <w:r>
              <w:rPr>
                <w:noProof/>
                <w:webHidden/>
              </w:rPr>
              <w:instrText xml:space="preserve"> PAGEREF _Toc531858707 \h </w:instrText>
            </w:r>
            <w:r>
              <w:rPr>
                <w:noProof/>
                <w:webHidden/>
              </w:rPr>
            </w:r>
            <w:r>
              <w:rPr>
                <w:noProof/>
                <w:webHidden/>
              </w:rPr>
              <w:fldChar w:fldCharType="separate"/>
            </w:r>
            <w:r>
              <w:rPr>
                <w:noProof/>
                <w:webHidden/>
              </w:rPr>
              <w:t>48</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8" w:history="1">
            <w:r w:rsidRPr="00570174">
              <w:rPr>
                <w:rStyle w:val="Hyperlink"/>
                <w:noProof/>
              </w:rPr>
              <w:t>6.38</w:t>
            </w:r>
            <w:r>
              <w:rPr>
                <w:noProof/>
                <w:lang w:eastAsia="en-US"/>
              </w:rPr>
              <w:tab/>
            </w:r>
            <w:r w:rsidRPr="00570174">
              <w:rPr>
                <w:rStyle w:val="Hyperlink"/>
                <w:noProof/>
              </w:rPr>
              <w:t>J2735TrailerHistoryPoint</w:t>
            </w:r>
            <w:r>
              <w:rPr>
                <w:noProof/>
                <w:webHidden/>
              </w:rPr>
              <w:tab/>
            </w:r>
            <w:r>
              <w:rPr>
                <w:noProof/>
                <w:webHidden/>
              </w:rPr>
              <w:fldChar w:fldCharType="begin"/>
            </w:r>
            <w:r>
              <w:rPr>
                <w:noProof/>
                <w:webHidden/>
              </w:rPr>
              <w:instrText xml:space="preserve"> PAGEREF _Toc531858708 \h </w:instrText>
            </w:r>
            <w:r>
              <w:rPr>
                <w:noProof/>
                <w:webHidden/>
              </w:rPr>
            </w:r>
            <w:r>
              <w:rPr>
                <w:noProof/>
                <w:webHidden/>
              </w:rPr>
              <w:fldChar w:fldCharType="separate"/>
            </w:r>
            <w:r>
              <w:rPr>
                <w:noProof/>
                <w:webHidden/>
              </w:rPr>
              <w:t>49</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09" w:history="1">
            <w:r w:rsidRPr="00570174">
              <w:rPr>
                <w:rStyle w:val="Hyperlink"/>
                <w:noProof/>
              </w:rPr>
              <w:t>6.39</w:t>
            </w:r>
            <w:r>
              <w:rPr>
                <w:noProof/>
                <w:lang w:eastAsia="en-US"/>
              </w:rPr>
              <w:tab/>
            </w:r>
            <w:r w:rsidRPr="00570174">
              <w:rPr>
                <w:rStyle w:val="Hyperlink"/>
                <w:noProof/>
              </w:rPr>
              <w:t>J2735Node_XY</w:t>
            </w:r>
            <w:r>
              <w:rPr>
                <w:noProof/>
                <w:webHidden/>
              </w:rPr>
              <w:tab/>
            </w:r>
            <w:r>
              <w:rPr>
                <w:noProof/>
                <w:webHidden/>
              </w:rPr>
              <w:fldChar w:fldCharType="begin"/>
            </w:r>
            <w:r>
              <w:rPr>
                <w:noProof/>
                <w:webHidden/>
              </w:rPr>
              <w:instrText xml:space="preserve"> PAGEREF _Toc531858709 \h </w:instrText>
            </w:r>
            <w:r>
              <w:rPr>
                <w:noProof/>
                <w:webHidden/>
              </w:rPr>
            </w:r>
            <w:r>
              <w:rPr>
                <w:noProof/>
                <w:webHidden/>
              </w:rPr>
              <w:fldChar w:fldCharType="separate"/>
            </w:r>
            <w:r>
              <w:rPr>
                <w:noProof/>
                <w:webHidden/>
              </w:rPr>
              <w:t>49</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710" w:history="1">
            <w:r w:rsidRPr="00570174">
              <w:rPr>
                <w:rStyle w:val="Hyperlink"/>
                <w:noProof/>
              </w:rPr>
              <w:t>7</w:t>
            </w:r>
            <w:r>
              <w:rPr>
                <w:noProof/>
                <w:lang w:eastAsia="en-US"/>
              </w:rPr>
              <w:tab/>
            </w:r>
            <w:r w:rsidRPr="00570174">
              <w:rPr>
                <w:rStyle w:val="Hyperlink"/>
                <w:noProof/>
              </w:rPr>
              <w:t>Sample Data</w:t>
            </w:r>
            <w:r>
              <w:rPr>
                <w:noProof/>
                <w:webHidden/>
              </w:rPr>
              <w:tab/>
            </w:r>
            <w:r>
              <w:rPr>
                <w:noProof/>
                <w:webHidden/>
              </w:rPr>
              <w:fldChar w:fldCharType="begin"/>
            </w:r>
            <w:r>
              <w:rPr>
                <w:noProof/>
                <w:webHidden/>
              </w:rPr>
              <w:instrText xml:space="preserve"> PAGEREF _Toc531858710 \h </w:instrText>
            </w:r>
            <w:r>
              <w:rPr>
                <w:noProof/>
                <w:webHidden/>
              </w:rPr>
            </w:r>
            <w:r>
              <w:rPr>
                <w:noProof/>
                <w:webHidden/>
              </w:rPr>
              <w:fldChar w:fldCharType="separate"/>
            </w:r>
            <w:r>
              <w:rPr>
                <w:noProof/>
                <w:webHidden/>
              </w:rPr>
              <w:t>50</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11" w:history="1">
            <w:r w:rsidRPr="00570174">
              <w:rPr>
                <w:rStyle w:val="Hyperlink"/>
                <w:noProof/>
              </w:rPr>
              <w:t>7.1</w:t>
            </w:r>
            <w:r>
              <w:rPr>
                <w:noProof/>
                <w:lang w:eastAsia="en-US"/>
              </w:rPr>
              <w:tab/>
            </w:r>
            <w:r w:rsidRPr="00570174">
              <w:rPr>
                <w:rStyle w:val="Hyperlink"/>
                <w:noProof/>
              </w:rPr>
              <w:t>Sample TIM Data</w:t>
            </w:r>
            <w:r>
              <w:rPr>
                <w:noProof/>
                <w:webHidden/>
              </w:rPr>
              <w:tab/>
            </w:r>
            <w:r>
              <w:rPr>
                <w:noProof/>
                <w:webHidden/>
              </w:rPr>
              <w:fldChar w:fldCharType="begin"/>
            </w:r>
            <w:r>
              <w:rPr>
                <w:noProof/>
                <w:webHidden/>
              </w:rPr>
              <w:instrText xml:space="preserve"> PAGEREF _Toc531858711 \h </w:instrText>
            </w:r>
            <w:r>
              <w:rPr>
                <w:noProof/>
                <w:webHidden/>
              </w:rPr>
            </w:r>
            <w:r>
              <w:rPr>
                <w:noProof/>
                <w:webHidden/>
              </w:rPr>
              <w:fldChar w:fldCharType="separate"/>
            </w:r>
            <w:r>
              <w:rPr>
                <w:noProof/>
                <w:webHidden/>
              </w:rPr>
              <w:t>50</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2" w:history="1">
            <w:r w:rsidRPr="00570174">
              <w:rPr>
                <w:rStyle w:val="Hyperlink"/>
                <w:rFonts w:eastAsiaTheme="majorEastAsia"/>
                <w:noProof/>
              </w:rPr>
              <w:t>7.1.1</w:t>
            </w:r>
            <w:r>
              <w:rPr>
                <w:rFonts w:asciiTheme="minorHAnsi" w:eastAsiaTheme="minorEastAsia" w:hAnsiTheme="minorHAnsi" w:cstheme="minorBidi"/>
                <w:noProof/>
                <w:sz w:val="22"/>
                <w:szCs w:val="22"/>
              </w:rPr>
              <w:tab/>
            </w:r>
            <w:r w:rsidRPr="00570174">
              <w:rPr>
                <w:rStyle w:val="Hyperlink"/>
                <w:rFonts w:eastAsiaTheme="majorEastAsia"/>
                <w:noProof/>
              </w:rPr>
              <w:t>ODE Broadcast TIM</w:t>
            </w:r>
            <w:r>
              <w:rPr>
                <w:noProof/>
                <w:webHidden/>
              </w:rPr>
              <w:tab/>
            </w:r>
            <w:r>
              <w:rPr>
                <w:noProof/>
                <w:webHidden/>
              </w:rPr>
              <w:fldChar w:fldCharType="begin"/>
            </w:r>
            <w:r>
              <w:rPr>
                <w:noProof/>
                <w:webHidden/>
              </w:rPr>
              <w:instrText xml:space="preserve"> PAGEREF _Toc531858712 \h </w:instrText>
            </w:r>
            <w:r>
              <w:rPr>
                <w:noProof/>
                <w:webHidden/>
              </w:rPr>
            </w:r>
            <w:r>
              <w:rPr>
                <w:noProof/>
                <w:webHidden/>
              </w:rPr>
              <w:fldChar w:fldCharType="separate"/>
            </w:r>
            <w:r>
              <w:rPr>
                <w:noProof/>
                <w:webHidden/>
              </w:rPr>
              <w:t>50</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3" w:history="1">
            <w:r w:rsidRPr="00570174">
              <w:rPr>
                <w:rStyle w:val="Hyperlink"/>
                <w:rFonts w:eastAsiaTheme="majorEastAsia"/>
                <w:noProof/>
              </w:rPr>
              <w:t>7.1.2</w:t>
            </w:r>
            <w:r>
              <w:rPr>
                <w:rFonts w:asciiTheme="minorHAnsi" w:eastAsiaTheme="minorEastAsia" w:hAnsiTheme="minorHAnsi" w:cstheme="minorBidi"/>
                <w:noProof/>
                <w:sz w:val="22"/>
                <w:szCs w:val="22"/>
              </w:rPr>
              <w:tab/>
            </w:r>
            <w:r w:rsidRPr="00570174">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_Toc531858713 \h </w:instrText>
            </w:r>
            <w:r>
              <w:rPr>
                <w:noProof/>
                <w:webHidden/>
              </w:rPr>
            </w:r>
            <w:r>
              <w:rPr>
                <w:noProof/>
                <w:webHidden/>
              </w:rPr>
              <w:fldChar w:fldCharType="separate"/>
            </w:r>
            <w:r>
              <w:rPr>
                <w:noProof/>
                <w:webHidden/>
              </w:rPr>
              <w:t>52</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4" w:history="1">
            <w:r w:rsidRPr="00570174">
              <w:rPr>
                <w:rStyle w:val="Hyperlink"/>
                <w:rFonts w:eastAsiaTheme="majorEastAsia"/>
                <w:noProof/>
              </w:rPr>
              <w:t>7.1.3</w:t>
            </w:r>
            <w:r>
              <w:rPr>
                <w:rFonts w:asciiTheme="minorHAnsi" w:eastAsiaTheme="minorEastAsia" w:hAnsiTheme="minorHAnsi" w:cstheme="minorBidi"/>
                <w:noProof/>
                <w:sz w:val="22"/>
                <w:szCs w:val="22"/>
              </w:rPr>
              <w:tab/>
            </w:r>
            <w:r w:rsidRPr="00570174">
              <w:rPr>
                <w:rStyle w:val="Hyperlink"/>
                <w:rFonts w:eastAsiaTheme="majorEastAsia"/>
                <w:noProof/>
              </w:rPr>
              <w:t>Sample Distress Notification Message (dnMsg)</w:t>
            </w:r>
            <w:r>
              <w:rPr>
                <w:noProof/>
                <w:webHidden/>
              </w:rPr>
              <w:tab/>
            </w:r>
            <w:r>
              <w:rPr>
                <w:noProof/>
                <w:webHidden/>
              </w:rPr>
              <w:fldChar w:fldCharType="begin"/>
            </w:r>
            <w:r>
              <w:rPr>
                <w:noProof/>
                <w:webHidden/>
              </w:rPr>
              <w:instrText xml:space="preserve"> PAGEREF _Toc531858714 \h </w:instrText>
            </w:r>
            <w:r>
              <w:rPr>
                <w:noProof/>
                <w:webHidden/>
              </w:rPr>
            </w:r>
            <w:r>
              <w:rPr>
                <w:noProof/>
                <w:webHidden/>
              </w:rPr>
              <w:fldChar w:fldCharType="separate"/>
            </w:r>
            <w:r>
              <w:rPr>
                <w:noProof/>
                <w:webHidden/>
              </w:rPr>
              <w:t>56</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5" w:history="1">
            <w:r w:rsidRPr="00570174">
              <w:rPr>
                <w:rStyle w:val="Hyperlink"/>
                <w:rFonts w:eastAsiaTheme="majorEastAsia"/>
                <w:noProof/>
              </w:rPr>
              <w:t>7.1.4</w:t>
            </w:r>
            <w:r>
              <w:rPr>
                <w:rFonts w:asciiTheme="minorHAnsi" w:eastAsiaTheme="minorEastAsia" w:hAnsiTheme="minorHAnsi" w:cstheme="minorBidi"/>
                <w:noProof/>
                <w:sz w:val="22"/>
                <w:szCs w:val="22"/>
              </w:rPr>
              <w:tab/>
            </w:r>
            <w:r w:rsidRPr="00570174">
              <w:rPr>
                <w:rStyle w:val="Hyperlink"/>
                <w:rFonts w:eastAsiaTheme="majorEastAsia"/>
                <w:noProof/>
              </w:rPr>
              <w:t>J2735 Broadcast TIM</w:t>
            </w:r>
            <w:r>
              <w:rPr>
                <w:noProof/>
                <w:webHidden/>
              </w:rPr>
              <w:tab/>
            </w:r>
            <w:r>
              <w:rPr>
                <w:noProof/>
                <w:webHidden/>
              </w:rPr>
              <w:fldChar w:fldCharType="begin"/>
            </w:r>
            <w:r>
              <w:rPr>
                <w:noProof/>
                <w:webHidden/>
              </w:rPr>
              <w:instrText xml:space="preserve"> PAGEREF _Toc531858715 \h </w:instrText>
            </w:r>
            <w:r>
              <w:rPr>
                <w:noProof/>
                <w:webHidden/>
              </w:rPr>
            </w:r>
            <w:r>
              <w:rPr>
                <w:noProof/>
                <w:webHidden/>
              </w:rPr>
              <w:fldChar w:fldCharType="separate"/>
            </w:r>
            <w:r>
              <w:rPr>
                <w:noProof/>
                <w:webHidden/>
              </w:rPr>
              <w:t>60</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16" w:history="1">
            <w:r w:rsidRPr="00570174">
              <w:rPr>
                <w:rStyle w:val="Hyperlink"/>
                <w:noProof/>
              </w:rPr>
              <w:t>7.2</w:t>
            </w:r>
            <w:r>
              <w:rPr>
                <w:noProof/>
                <w:lang w:eastAsia="en-US"/>
              </w:rPr>
              <w:tab/>
            </w:r>
            <w:r w:rsidRPr="00570174">
              <w:rPr>
                <w:rStyle w:val="Hyperlink"/>
                <w:noProof/>
              </w:rPr>
              <w:t>Sample Driver Alert</w:t>
            </w:r>
            <w:r>
              <w:rPr>
                <w:noProof/>
                <w:webHidden/>
              </w:rPr>
              <w:tab/>
            </w:r>
            <w:r>
              <w:rPr>
                <w:noProof/>
                <w:webHidden/>
              </w:rPr>
              <w:fldChar w:fldCharType="begin"/>
            </w:r>
            <w:r>
              <w:rPr>
                <w:noProof/>
                <w:webHidden/>
              </w:rPr>
              <w:instrText xml:space="preserve"> PAGEREF _Toc531858716 \h </w:instrText>
            </w:r>
            <w:r>
              <w:rPr>
                <w:noProof/>
                <w:webHidden/>
              </w:rPr>
            </w:r>
            <w:r>
              <w:rPr>
                <w:noProof/>
                <w:webHidden/>
              </w:rPr>
              <w:fldChar w:fldCharType="separate"/>
            </w:r>
            <w:r>
              <w:rPr>
                <w:noProof/>
                <w:webHidden/>
              </w:rPr>
              <w:t>63</w:t>
            </w:r>
            <w:r>
              <w:rPr>
                <w:noProof/>
                <w:webHidden/>
              </w:rPr>
              <w:fldChar w:fldCharType="end"/>
            </w:r>
          </w:hyperlink>
        </w:p>
        <w:p w:rsidR="00DA6C5C" w:rsidRDefault="00DA6C5C">
          <w:pPr>
            <w:pStyle w:val="TOC2"/>
            <w:tabs>
              <w:tab w:val="left" w:pos="1080"/>
              <w:tab w:val="right" w:leader="dot" w:pos="9350"/>
            </w:tabs>
            <w:rPr>
              <w:noProof/>
              <w:lang w:eastAsia="en-US"/>
            </w:rPr>
          </w:pPr>
          <w:hyperlink w:anchor="_Toc531858717" w:history="1">
            <w:r w:rsidRPr="00570174">
              <w:rPr>
                <w:rStyle w:val="Hyperlink"/>
                <w:noProof/>
              </w:rPr>
              <w:t>7.3</w:t>
            </w:r>
            <w:r>
              <w:rPr>
                <w:noProof/>
                <w:lang w:eastAsia="en-US"/>
              </w:rPr>
              <w:tab/>
            </w:r>
            <w:r w:rsidRPr="00570174">
              <w:rPr>
                <w:rStyle w:val="Hyperlink"/>
                <w:noProof/>
              </w:rPr>
              <w:t>Sample BSM Data</w:t>
            </w:r>
            <w:r>
              <w:rPr>
                <w:noProof/>
                <w:webHidden/>
              </w:rPr>
              <w:tab/>
            </w:r>
            <w:r>
              <w:rPr>
                <w:noProof/>
                <w:webHidden/>
              </w:rPr>
              <w:fldChar w:fldCharType="begin"/>
            </w:r>
            <w:r>
              <w:rPr>
                <w:noProof/>
                <w:webHidden/>
              </w:rPr>
              <w:instrText xml:space="preserve"> PAGEREF _Toc531858717 \h </w:instrText>
            </w:r>
            <w:r>
              <w:rPr>
                <w:noProof/>
                <w:webHidden/>
              </w:rPr>
            </w:r>
            <w:r>
              <w:rPr>
                <w:noProof/>
                <w:webHidden/>
              </w:rPr>
              <w:fldChar w:fldCharType="separate"/>
            </w:r>
            <w:r>
              <w:rPr>
                <w:noProof/>
                <w:webHidden/>
              </w:rPr>
              <w:t>64</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8" w:history="1">
            <w:r w:rsidRPr="00570174">
              <w:rPr>
                <w:rStyle w:val="Hyperlink"/>
                <w:rFonts w:eastAsiaTheme="majorEastAsia"/>
                <w:noProof/>
              </w:rPr>
              <w:t>7.3.1</w:t>
            </w:r>
            <w:r>
              <w:rPr>
                <w:rFonts w:asciiTheme="minorHAnsi" w:eastAsiaTheme="minorEastAsia" w:hAnsiTheme="minorHAnsi" w:cstheme="minorBidi"/>
                <w:noProof/>
                <w:sz w:val="22"/>
                <w:szCs w:val="22"/>
              </w:rPr>
              <w:tab/>
            </w:r>
            <w:r w:rsidRPr="00570174">
              <w:rPr>
                <w:rStyle w:val="Hyperlink"/>
                <w:rFonts w:eastAsiaTheme="majorEastAsia"/>
                <w:noProof/>
              </w:rPr>
              <w:t>BSM from bsmTx</w:t>
            </w:r>
            <w:r>
              <w:rPr>
                <w:noProof/>
                <w:webHidden/>
              </w:rPr>
              <w:tab/>
            </w:r>
            <w:r>
              <w:rPr>
                <w:noProof/>
                <w:webHidden/>
              </w:rPr>
              <w:fldChar w:fldCharType="begin"/>
            </w:r>
            <w:r>
              <w:rPr>
                <w:noProof/>
                <w:webHidden/>
              </w:rPr>
              <w:instrText xml:space="preserve"> PAGEREF _Toc531858718 \h </w:instrText>
            </w:r>
            <w:r>
              <w:rPr>
                <w:noProof/>
                <w:webHidden/>
              </w:rPr>
            </w:r>
            <w:r>
              <w:rPr>
                <w:noProof/>
                <w:webHidden/>
              </w:rPr>
              <w:fldChar w:fldCharType="separate"/>
            </w:r>
            <w:r>
              <w:rPr>
                <w:noProof/>
                <w:webHidden/>
              </w:rPr>
              <w:t>64</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19" w:history="1">
            <w:r w:rsidRPr="00570174">
              <w:rPr>
                <w:rStyle w:val="Hyperlink"/>
                <w:rFonts w:eastAsiaTheme="majorEastAsia"/>
                <w:noProof/>
              </w:rPr>
              <w:t>7.3.2</w:t>
            </w:r>
            <w:r>
              <w:rPr>
                <w:rFonts w:asciiTheme="minorHAnsi" w:eastAsiaTheme="minorEastAsia" w:hAnsiTheme="minorHAnsi" w:cstheme="minorBidi"/>
                <w:noProof/>
                <w:sz w:val="22"/>
                <w:szCs w:val="22"/>
              </w:rPr>
              <w:tab/>
            </w:r>
            <w:r w:rsidRPr="00570174">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_Toc531858719 \h </w:instrText>
            </w:r>
            <w:r>
              <w:rPr>
                <w:noProof/>
                <w:webHidden/>
              </w:rPr>
            </w:r>
            <w:r>
              <w:rPr>
                <w:noProof/>
                <w:webHidden/>
              </w:rPr>
              <w:fldChar w:fldCharType="separate"/>
            </w:r>
            <w:r>
              <w:rPr>
                <w:noProof/>
                <w:webHidden/>
              </w:rPr>
              <w:t>68</w:t>
            </w:r>
            <w:r>
              <w:rPr>
                <w:noProof/>
                <w:webHidden/>
              </w:rPr>
              <w:fldChar w:fldCharType="end"/>
            </w:r>
          </w:hyperlink>
        </w:p>
        <w:p w:rsidR="00DA6C5C" w:rsidRDefault="00DA6C5C">
          <w:pPr>
            <w:pStyle w:val="TOC3"/>
            <w:tabs>
              <w:tab w:val="left" w:pos="1440"/>
              <w:tab w:val="right" w:leader="dot" w:pos="9350"/>
            </w:tabs>
            <w:rPr>
              <w:rFonts w:asciiTheme="minorHAnsi" w:eastAsiaTheme="minorEastAsia" w:hAnsiTheme="minorHAnsi" w:cstheme="minorBidi"/>
              <w:noProof/>
              <w:sz w:val="22"/>
              <w:szCs w:val="22"/>
            </w:rPr>
          </w:pPr>
          <w:hyperlink w:anchor="_Toc531858720" w:history="1">
            <w:r w:rsidRPr="00570174">
              <w:rPr>
                <w:rStyle w:val="Hyperlink"/>
                <w:rFonts w:eastAsiaTheme="majorEastAsia"/>
                <w:noProof/>
              </w:rPr>
              <w:t>7.3.3</w:t>
            </w:r>
            <w:r>
              <w:rPr>
                <w:rFonts w:asciiTheme="minorHAnsi" w:eastAsiaTheme="minorEastAsia" w:hAnsiTheme="minorHAnsi" w:cstheme="minorBidi"/>
                <w:noProof/>
                <w:sz w:val="22"/>
                <w:szCs w:val="22"/>
              </w:rPr>
              <w:tab/>
            </w:r>
            <w:r w:rsidRPr="00570174">
              <w:rPr>
                <w:rStyle w:val="Hyperlink"/>
                <w:rFonts w:eastAsiaTheme="majorEastAsia"/>
                <w:noProof/>
              </w:rPr>
              <w:t>BSM from rxMsg</w:t>
            </w:r>
            <w:r>
              <w:rPr>
                <w:noProof/>
                <w:webHidden/>
              </w:rPr>
              <w:tab/>
            </w:r>
            <w:r>
              <w:rPr>
                <w:noProof/>
                <w:webHidden/>
              </w:rPr>
              <w:fldChar w:fldCharType="begin"/>
            </w:r>
            <w:r>
              <w:rPr>
                <w:noProof/>
                <w:webHidden/>
              </w:rPr>
              <w:instrText xml:space="preserve"> PAGEREF _Toc531858720 \h </w:instrText>
            </w:r>
            <w:r>
              <w:rPr>
                <w:noProof/>
                <w:webHidden/>
              </w:rPr>
            </w:r>
            <w:r>
              <w:rPr>
                <w:noProof/>
                <w:webHidden/>
              </w:rPr>
              <w:fldChar w:fldCharType="separate"/>
            </w:r>
            <w:r>
              <w:rPr>
                <w:noProof/>
                <w:webHidden/>
              </w:rPr>
              <w:t>72</w:t>
            </w:r>
            <w:r>
              <w:rPr>
                <w:noProof/>
                <w:webHidden/>
              </w:rPr>
              <w:fldChar w:fldCharType="end"/>
            </w:r>
          </w:hyperlink>
        </w:p>
        <w:p w:rsidR="00DA6C5C" w:rsidRDefault="00DA6C5C">
          <w:pPr>
            <w:pStyle w:val="TOC1"/>
            <w:tabs>
              <w:tab w:val="left" w:pos="480"/>
              <w:tab w:val="right" w:leader="dot" w:pos="9350"/>
            </w:tabs>
            <w:rPr>
              <w:noProof/>
              <w:lang w:eastAsia="en-US"/>
            </w:rPr>
          </w:pPr>
          <w:hyperlink w:anchor="_Toc531858721" w:history="1">
            <w:r w:rsidRPr="00570174">
              <w:rPr>
                <w:rStyle w:val="Hyperlink"/>
                <w:noProof/>
              </w:rPr>
              <w:t>8</w:t>
            </w:r>
            <w:r>
              <w:rPr>
                <w:noProof/>
                <w:lang w:eastAsia="en-US"/>
              </w:rPr>
              <w:tab/>
            </w:r>
            <w:r w:rsidRPr="00570174">
              <w:rPr>
                <w:rStyle w:val="Hyperlink"/>
                <w:noProof/>
              </w:rPr>
              <w:t>References</w:t>
            </w:r>
            <w:r>
              <w:rPr>
                <w:noProof/>
                <w:webHidden/>
              </w:rPr>
              <w:tab/>
            </w:r>
            <w:r>
              <w:rPr>
                <w:noProof/>
                <w:webHidden/>
              </w:rPr>
              <w:fldChar w:fldCharType="begin"/>
            </w:r>
            <w:r>
              <w:rPr>
                <w:noProof/>
                <w:webHidden/>
              </w:rPr>
              <w:instrText xml:space="preserve"> PAGEREF _Toc531858721 \h </w:instrText>
            </w:r>
            <w:r>
              <w:rPr>
                <w:noProof/>
                <w:webHidden/>
              </w:rPr>
            </w:r>
            <w:r>
              <w:rPr>
                <w:noProof/>
                <w:webHidden/>
              </w:rPr>
              <w:fldChar w:fldCharType="separate"/>
            </w:r>
            <w:r>
              <w:rPr>
                <w:noProof/>
                <w:webHidden/>
              </w:rPr>
              <w:t>75</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r w:rsidR="003D1AA8" w:rsidTr="001C3DDE">
        <w:trPr>
          <w:cnfStyle w:val="000000100000" w:firstRow="0" w:lastRow="0" w:firstColumn="0" w:lastColumn="0" w:oddVBand="0" w:evenVBand="0" w:oddHBand="1" w:evenHBand="0" w:firstRowFirstColumn="0" w:firstRowLastColumn="0" w:lastRowFirstColumn="0" w:lastRowLastColumn="0"/>
          <w:trHeight w:val="311"/>
          <w:ins w:id="3" w:author="Musavi, Hamid [USA]" w:date="2018-12-06T11:06:00Z"/>
        </w:trPr>
        <w:tc>
          <w:tcPr>
            <w:cnfStyle w:val="001000000000" w:firstRow="0" w:lastRow="0" w:firstColumn="1" w:lastColumn="0" w:oddVBand="0" w:evenVBand="0" w:oddHBand="0" w:evenHBand="0" w:firstRowFirstColumn="0" w:firstRowLastColumn="0" w:lastRowFirstColumn="0" w:lastRowLastColumn="0"/>
            <w:tcW w:w="1160" w:type="dxa"/>
          </w:tcPr>
          <w:p w:rsidR="003D1AA8" w:rsidRDefault="003D1AA8" w:rsidP="001C3DDE">
            <w:pPr>
              <w:pStyle w:val="NormalArial11"/>
              <w:rPr>
                <w:ins w:id="4" w:author="Musavi, Hamid [USA]" w:date="2018-12-06T11:06:00Z"/>
                <w:sz w:val="20"/>
                <w:szCs w:val="20"/>
              </w:rPr>
            </w:pPr>
            <w:ins w:id="5" w:author="Musavi, Hamid [USA]" w:date="2018-12-06T11:06:00Z">
              <w:r>
                <w:rPr>
                  <w:sz w:val="20"/>
                  <w:szCs w:val="20"/>
                </w:rPr>
                <w:t>0.9</w:t>
              </w:r>
            </w:ins>
          </w:p>
        </w:tc>
        <w:tc>
          <w:tcPr>
            <w:tcW w:w="1820" w:type="dxa"/>
          </w:tcPr>
          <w:p w:rsidR="003D1AA8" w:rsidRDefault="003D1AA8" w:rsidP="001C3DDE">
            <w:pPr>
              <w:pStyle w:val="NormalArial11"/>
              <w:jc w:val="left"/>
              <w:cnfStyle w:val="000000100000" w:firstRow="0" w:lastRow="0" w:firstColumn="0" w:lastColumn="0" w:oddVBand="0" w:evenVBand="0" w:oddHBand="1" w:evenHBand="0" w:firstRowFirstColumn="0" w:firstRowLastColumn="0" w:lastRowFirstColumn="0" w:lastRowLastColumn="0"/>
              <w:rPr>
                <w:ins w:id="6" w:author="Musavi, Hamid [USA]" w:date="2018-12-06T11:06:00Z"/>
                <w:sz w:val="20"/>
                <w:szCs w:val="20"/>
              </w:rPr>
            </w:pPr>
            <w:ins w:id="7" w:author="Musavi, Hamid [USA]" w:date="2018-12-06T11:06:00Z">
              <w:r>
                <w:rPr>
                  <w:sz w:val="20"/>
                  <w:szCs w:val="20"/>
                </w:rPr>
                <w:t>Hamid Musavi</w:t>
              </w:r>
            </w:ins>
          </w:p>
        </w:tc>
        <w:tc>
          <w:tcPr>
            <w:tcW w:w="1529"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ins w:id="8" w:author="Musavi, Hamid [USA]" w:date="2018-12-06T11:06:00Z"/>
                <w:sz w:val="20"/>
                <w:szCs w:val="20"/>
              </w:rPr>
            </w:pPr>
            <w:ins w:id="9" w:author="Musavi, Hamid [USA]" w:date="2018-12-06T11:06:00Z">
              <w:r>
                <w:rPr>
                  <w:sz w:val="20"/>
                  <w:szCs w:val="20"/>
                </w:rPr>
                <w:t>12/</w:t>
              </w:r>
            </w:ins>
            <w:ins w:id="10" w:author="Musavi, Hamid [USA]" w:date="2018-12-06T11:07:00Z">
              <w:r>
                <w:rPr>
                  <w:sz w:val="20"/>
                  <w:szCs w:val="20"/>
                </w:rPr>
                <w:t>6/2018</w:t>
              </w:r>
            </w:ins>
          </w:p>
        </w:tc>
        <w:tc>
          <w:tcPr>
            <w:tcW w:w="4841"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ins w:id="11" w:author="Musavi, Hamid [USA]" w:date="2018-12-06T11:06:00Z"/>
                <w:sz w:val="20"/>
                <w:szCs w:val="20"/>
              </w:rPr>
            </w:pPr>
            <w:ins w:id="12" w:author="Musavi, Hamid [USA]" w:date="2018-12-06T11:07:00Z">
              <w:r>
                <w:rPr>
                  <w:sz w:val="20"/>
                  <w:szCs w:val="20"/>
                </w:rPr>
                <w:t>Corrected the structure of RSUS in a TIM Broadcast mess</w:t>
              </w:r>
            </w:ins>
            <w:ins w:id="13" w:author="Musavi, Hamid [USA]" w:date="2018-12-06T11:08:00Z">
              <w:r>
                <w:rPr>
                  <w:sz w:val="20"/>
                  <w:szCs w:val="20"/>
                </w:rPr>
                <w:t>age. Also c</w:t>
              </w:r>
            </w:ins>
            <w:ins w:id="14" w:author="Musavi, Hamid [USA]" w:date="2018-12-06T11:07:00Z">
              <w:r>
                <w:rPr>
                  <w:sz w:val="20"/>
                  <w:szCs w:val="20"/>
                </w:rPr>
                <w:t xml:space="preserve">larified </w:t>
              </w:r>
            </w:ins>
            <w:ins w:id="15" w:author="Musavi, Hamid [USA]" w:date="2018-12-06T11:08:00Z">
              <w:r>
                <w:rPr>
                  <w:sz w:val="20"/>
                  <w:szCs w:val="20"/>
                </w:rPr>
                <w:t xml:space="preserve">that single-element JSON arrays will be represented by a JSON Object in </w:t>
              </w:r>
            </w:ins>
            <w:ins w:id="16" w:author="Musavi, Hamid [USA]" w:date="2018-12-06T11:09:00Z">
              <w:r>
                <w:rPr>
                  <w:sz w:val="20"/>
                  <w:szCs w:val="20"/>
                </w:rPr>
                <w:t xml:space="preserve">J2735 </w:t>
              </w:r>
            </w:ins>
            <w:ins w:id="17" w:author="Musavi, Hamid [USA]" w:date="2018-12-06T11:08:00Z">
              <w:r>
                <w:rPr>
                  <w:sz w:val="20"/>
                  <w:szCs w:val="20"/>
                </w:rPr>
                <w:t>TIM messages.</w:t>
              </w:r>
            </w:ins>
            <w:ins w:id="18" w:author="Musavi, Hamid [USA]" w:date="2018-12-06T11:07:00Z">
              <w:r>
                <w:rPr>
                  <w:sz w:val="20"/>
                  <w:szCs w:val="20"/>
                </w:rPr>
                <w:t xml:space="preserve"> </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9" w:name="_Toc464836202"/>
      <w:bookmarkStart w:id="20" w:name="_Toc483908130"/>
      <w:bookmarkStart w:id="21" w:name="_Toc512256589"/>
      <w:bookmarkStart w:id="22" w:name="_Toc531858650"/>
      <w:r w:rsidRPr="00314B85">
        <w:lastRenderedPageBreak/>
        <w:t>Introduction</w:t>
      </w:r>
      <w:bookmarkEnd w:id="19"/>
      <w:bookmarkEnd w:id="20"/>
      <w:bookmarkEnd w:id="21"/>
      <w:bookmarkEnd w:id="22"/>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23" w:name="_Toc531858651"/>
      <w:r>
        <w:t>Published Topics</w:t>
      </w:r>
      <w:bookmarkEnd w:id="23"/>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w:t>
      </w:r>
      <w:r w:rsidR="002E3921">
        <w:rPr>
          <w:noProof/>
        </w:rPr>
        <w:fldChar w:fldCharType="end"/>
      </w:r>
      <w:r>
        <w:t xml:space="preserve"> - ODE Published Topics</w:t>
      </w:r>
    </w:p>
    <w:p w:rsidR="00D23963" w:rsidRDefault="00ED77CC" w:rsidP="008268A7">
      <w:pPr>
        <w:pStyle w:val="Heading1"/>
      </w:pPr>
      <w:bookmarkStart w:id="24" w:name="_Toc531858652"/>
      <w:r>
        <w:t>Common</w:t>
      </w:r>
      <w:r w:rsidR="00D23963">
        <w:t xml:space="preserve"> Data Schemas</w:t>
      </w:r>
      <w:bookmarkEnd w:id="24"/>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25" w:name="_Toc462052304"/>
      <w:bookmarkStart w:id="26" w:name="_Toc483908188"/>
      <w:bookmarkStart w:id="27" w:name="_Toc531858653"/>
      <w:r w:rsidRPr="00145701">
        <w:t>ODE Data</w:t>
      </w:r>
      <w:bookmarkEnd w:id="25"/>
      <w:bookmarkEnd w:id="26"/>
      <w:bookmarkEnd w:id="27"/>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8" w:name="_Ref504554250"/>
      <w:bookmarkStart w:id="29" w:name="_Toc441572980"/>
      <w:bookmarkStart w:id="30" w:name="_Toc456253308"/>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w:t>
      </w:r>
      <w:r w:rsidR="002E3921">
        <w:rPr>
          <w:noProof/>
        </w:rPr>
        <w:fldChar w:fldCharType="end"/>
      </w:r>
      <w:bookmarkEnd w:id="28"/>
      <w:r>
        <w:t xml:space="preserve"> – OdeData</w:t>
      </w:r>
      <w:bookmarkEnd w:id="29"/>
      <w:bookmarkEnd w:id="30"/>
    </w:p>
    <w:p w:rsidR="00D23963" w:rsidRDefault="00D23963" w:rsidP="008268A7">
      <w:pPr>
        <w:pStyle w:val="Heading2"/>
      </w:pPr>
      <w:bookmarkStart w:id="31" w:name="_ODE_Message_Metadata"/>
      <w:bookmarkStart w:id="32" w:name="_Toc462052305"/>
      <w:bookmarkStart w:id="33" w:name="_Ref471813394"/>
      <w:bookmarkStart w:id="34" w:name="_Toc483908189"/>
      <w:bookmarkStart w:id="35" w:name="_Toc531858654"/>
      <w:bookmarkEnd w:id="31"/>
      <w:r w:rsidRPr="00284BEB">
        <w:t>ODE Message Metadata</w:t>
      </w:r>
      <w:bookmarkEnd w:id="32"/>
      <w:bookmarkEnd w:id="33"/>
      <w:bookmarkEnd w:id="34"/>
      <w:bookmarkEnd w:id="35"/>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2E3921"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36" w:name="_Ref512500396"/>
            <w:r>
              <w:rPr>
                <w:rStyle w:val="FootnoteReference"/>
                <w:rFonts w:ascii="Courier New" w:hAnsi="Courier New" w:cs="Courier New"/>
              </w:rPr>
              <w:footnoteReference w:id="4"/>
            </w:r>
            <w:bookmarkEnd w:id="36"/>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2E3921"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37" w:name="_Ref512003542"/>
      <w:bookmarkStart w:id="38" w:name="_Toc441572981"/>
      <w:bookmarkStart w:id="39" w:name="_Toc456253309"/>
      <w:bookmarkStart w:id="40" w:name="_Ref50455419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w:t>
      </w:r>
      <w:r w:rsidR="002E3921">
        <w:rPr>
          <w:noProof/>
        </w:rPr>
        <w:fldChar w:fldCharType="end"/>
      </w:r>
      <w:bookmarkEnd w:id="37"/>
      <w:r w:rsidR="0089135F">
        <w:t xml:space="preserve"> - OdeMsgMetadata</w:t>
      </w:r>
    </w:p>
    <w:p w:rsidR="006F7E07" w:rsidRDefault="006F7E07" w:rsidP="008268A7">
      <w:pPr>
        <w:pStyle w:val="Heading2"/>
        <w:rPr>
          <w:lang w:eastAsia="ja-JP"/>
        </w:rPr>
      </w:pPr>
      <w:bookmarkStart w:id="41" w:name="_SerialId"/>
      <w:bookmarkStart w:id="42" w:name="_Toc531858655"/>
      <w:bookmarkEnd w:id="38"/>
      <w:bookmarkEnd w:id="39"/>
      <w:bookmarkEnd w:id="40"/>
      <w:bookmarkEnd w:id="41"/>
      <w:r>
        <w:rPr>
          <w:lang w:eastAsia="ja-JP"/>
        </w:rPr>
        <w:t>SerialId</w:t>
      </w:r>
      <w:bookmarkEnd w:id="42"/>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w:t>
      </w:r>
      <w:r w:rsidR="002E3921">
        <w:rPr>
          <w:noProof/>
        </w:rPr>
        <w:fldChar w:fldCharType="end"/>
      </w:r>
      <w:r>
        <w:t xml:space="preserve"> - SerialId</w:t>
      </w:r>
    </w:p>
    <w:p w:rsidR="006F7E07" w:rsidRDefault="00A50733" w:rsidP="008268A7">
      <w:pPr>
        <w:pStyle w:val="Heading2"/>
        <w:rPr>
          <w:lang w:eastAsia="ja-JP"/>
        </w:rPr>
      </w:pPr>
      <w:bookmarkStart w:id="43" w:name="_Encodings"/>
      <w:bookmarkStart w:id="44" w:name="_ASN.1_Encodings"/>
      <w:bookmarkStart w:id="45" w:name="_Ref511810641"/>
      <w:bookmarkStart w:id="46" w:name="_Toc531858656"/>
      <w:bookmarkEnd w:id="43"/>
      <w:bookmarkEnd w:id="44"/>
      <w:r>
        <w:rPr>
          <w:lang w:eastAsia="ja-JP"/>
        </w:rPr>
        <w:t xml:space="preserve">ASN.1 </w:t>
      </w:r>
      <w:r w:rsidR="00064973">
        <w:rPr>
          <w:lang w:eastAsia="ja-JP"/>
        </w:rPr>
        <w:t>Encodings</w:t>
      </w:r>
      <w:bookmarkEnd w:id="45"/>
      <w:bookmarkEnd w:id="46"/>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w:t>
      </w:r>
      <w:r w:rsidR="002E3921">
        <w:rPr>
          <w:noProof/>
        </w:rPr>
        <w:fldChar w:fldCharType="end"/>
      </w:r>
      <w:r>
        <w:t xml:space="preserve"> - Encodings</w:t>
      </w:r>
    </w:p>
    <w:p w:rsidR="00064973" w:rsidRDefault="00064973" w:rsidP="008268A7">
      <w:pPr>
        <w:pStyle w:val="Heading2"/>
        <w:rPr>
          <w:lang w:eastAsia="ja-JP"/>
        </w:rPr>
      </w:pPr>
      <w:bookmarkStart w:id="47" w:name="_ReceivedMessageDetails"/>
      <w:bookmarkStart w:id="48" w:name="_Ref511810761"/>
      <w:bookmarkStart w:id="49" w:name="_Toc531858657"/>
      <w:bookmarkEnd w:id="47"/>
      <w:r>
        <w:rPr>
          <w:lang w:eastAsia="ja-JP"/>
        </w:rPr>
        <w:t>ReceivedMessageDetails</w:t>
      </w:r>
      <w:bookmarkEnd w:id="48"/>
      <w:bookmarkEnd w:id="49"/>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6</w:t>
      </w:r>
      <w:r w:rsidR="002E3921">
        <w:rPr>
          <w:noProof/>
        </w:rPr>
        <w:fldChar w:fldCharType="end"/>
      </w:r>
      <w:r>
        <w:t xml:space="preserve"> - ReceivedMessageDetails</w:t>
      </w:r>
    </w:p>
    <w:p w:rsidR="00D23963" w:rsidRDefault="00C117BA" w:rsidP="008268A7">
      <w:pPr>
        <w:pStyle w:val="Heading2"/>
      </w:pPr>
      <w:bookmarkStart w:id="50" w:name="_ODE_Payload_Violation"/>
      <w:bookmarkStart w:id="51" w:name="_ODE_Data_Message"/>
      <w:bookmarkStart w:id="52" w:name="_ODE_Data_Message_1"/>
      <w:bookmarkStart w:id="53" w:name="_Toc462052307"/>
      <w:bookmarkStart w:id="54" w:name="_Ref471813434"/>
      <w:bookmarkStart w:id="55" w:name="_Toc483908194"/>
      <w:bookmarkStart w:id="56" w:name="_Toc462052316"/>
      <w:bookmarkStart w:id="57" w:name="_Toc531858658"/>
      <w:bookmarkEnd w:id="50"/>
      <w:bookmarkEnd w:id="51"/>
      <w:bookmarkEnd w:id="52"/>
      <w:r>
        <w:lastRenderedPageBreak/>
        <w:t>Ode</w:t>
      </w:r>
      <w:r w:rsidR="00D23963" w:rsidRPr="00284BEB">
        <w:t>MessagePayload</w:t>
      </w:r>
      <w:bookmarkEnd w:id="53"/>
      <w:bookmarkEnd w:id="54"/>
      <w:bookmarkEnd w:id="55"/>
      <w:bookmarkEnd w:id="57"/>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7</w:t>
      </w:r>
      <w:r w:rsidR="002E3921">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56"/>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58" w:name="_Service_Request"/>
      <w:bookmarkStart w:id="59" w:name="_Toc531858659"/>
      <w:bookmarkEnd w:id="58"/>
      <w:r>
        <w:t>Service Request</w:t>
      </w:r>
      <w:r w:rsidR="000C5D5E">
        <w:rPr>
          <w:rStyle w:val="FootnoteReference"/>
        </w:rPr>
        <w:footnoteReference w:id="10"/>
      </w:r>
      <w:bookmarkEnd w:id="59"/>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2E3921"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D97CC5" w:rsidP="00284194">
            <w:pPr>
              <w:rPr>
                <w:ins w:id="60" w:author="Musavi, Hamid [USA]" w:date="2018-12-06T11:15:00Z"/>
                <w:rStyle w:val="Hyperlink"/>
                <w:rFonts w:ascii="Courier New" w:hAnsi="Courier New" w:cs="Courier New"/>
              </w:rPr>
            </w:pPr>
            <w:ins w:id="61" w:author="Musavi, Hamid [USA]" w:date="2018-12-06T11:14:00Z">
              <w:r>
                <w:t>For Ode Broadcast TIM</w:t>
              </w:r>
            </w:ins>
            <w:ins w:id="62" w:author="Musavi, Hamid [USA]" w:date="2018-12-06T11:15:00Z">
              <w:r>
                <w:t xml:space="preserve"> this element will be an </w:t>
              </w:r>
            </w:ins>
            <w:r w:rsidR="002C2694">
              <w:t xml:space="preserve">Array of </w:t>
            </w:r>
            <w:hyperlink w:anchor="_RoadSideUnit.RSU" w:history="1">
              <w:r w:rsidR="00877C1A" w:rsidRPr="00042910">
                <w:rPr>
                  <w:rStyle w:val="Hyperlink"/>
                  <w:rFonts w:ascii="Courier New" w:hAnsi="Courier New" w:cs="Courier New"/>
                </w:rPr>
                <w:t>RoadSideUnit.RSU</w:t>
              </w:r>
            </w:hyperlink>
          </w:p>
          <w:p w:rsidR="00D97CC5" w:rsidRDefault="00D97CC5" w:rsidP="00284194">
            <w:pPr>
              <w:rPr>
                <w:rFonts w:ascii="Courier New" w:hAnsi="Courier New" w:cs="Courier New"/>
              </w:rPr>
            </w:pPr>
            <w:ins w:id="63" w:author="Musavi, Hamid [USA]" w:date="2018-12-06T11:15:00Z">
              <w:r w:rsidRPr="00D97CC5">
                <w:rPr>
                  <w:rStyle w:val="Hyperlink"/>
                </w:rPr>
                <w:t xml:space="preserve">For J2735 Broadcast TIM, </w:t>
              </w:r>
            </w:ins>
            <w:ins w:id="64" w:author="Musavi, Hamid [USA]" w:date="2018-12-06T11:17:00Z">
              <w:r w:rsidRPr="00D97CC5">
                <w:rPr>
                  <w:rStyle w:val="Hyperlink"/>
                </w:rPr>
                <w:t>array of</w:t>
              </w:r>
              <w:r>
                <w:t xml:space="preserve"> </w:t>
              </w:r>
              <w:r>
                <w:rPr>
                  <w:rStyle w:val="Hyperlink"/>
                  <w:rFonts w:ascii="Courier New" w:hAnsi="Courier New" w:cs="Courier New"/>
                </w:rPr>
                <w:fldChar w:fldCharType="begin"/>
              </w:r>
              <w:r>
                <w:rPr>
                  <w:rStyle w:val="Hyperlink"/>
                  <w:rFonts w:ascii="Courier New" w:hAnsi="Courier New" w:cs="Courier New"/>
                </w:rPr>
                <w:instrText xml:space="preserve"> HYPERLINK \l "_RoadSideUnit.RSU" </w:instrText>
              </w:r>
              <w:r>
                <w:rPr>
                  <w:rStyle w:val="Hyperlink"/>
                  <w:rFonts w:ascii="Courier New" w:hAnsi="Courier New" w:cs="Courier New"/>
                </w:rPr>
                <w:fldChar w:fldCharType="separate"/>
              </w:r>
              <w:r w:rsidRPr="00042910">
                <w:rPr>
                  <w:rStyle w:val="Hyperlink"/>
                  <w:rFonts w:ascii="Courier New" w:hAnsi="Courier New" w:cs="Courier New"/>
                </w:rPr>
                <w:t>RoadSideUnit.RSU</w:t>
              </w:r>
              <w:r>
                <w:rPr>
                  <w:rStyle w:val="Hyperlink"/>
                  <w:rFonts w:ascii="Courier New" w:hAnsi="Courier New" w:cs="Courier New"/>
                </w:rPr>
                <w:fldChar w:fldCharType="end"/>
              </w:r>
              <w:r>
                <w:rPr>
                  <w:rStyle w:val="Hyperlink"/>
                  <w:rFonts w:ascii="Courier New" w:hAnsi="Courier New" w:cs="Courier New"/>
                </w:rPr>
                <w:t xml:space="preserve"> </w:t>
              </w:r>
            </w:ins>
            <w:ins w:id="65" w:author="Musavi, Hamid [USA]" w:date="2018-12-06T11:16:00Z">
              <w:r w:rsidRPr="00D97CC5">
                <w:rPr>
                  <w:rStyle w:val="Hyperlink"/>
                </w:rPr>
                <w:t xml:space="preserve">will be </w:t>
              </w:r>
            </w:ins>
            <w:ins w:id="66" w:author="Musavi, Hamid [USA]" w:date="2018-12-06T11:17:00Z">
              <w:r w:rsidRPr="00D97CC5">
                <w:rPr>
                  <w:rStyle w:val="Hyperlink"/>
                </w:rPr>
                <w:t>embedded insdie anither JSON Object with</w:t>
              </w:r>
              <w:r>
                <w:rPr>
                  <w:rFonts w:ascii="Courier New" w:hAnsi="Courier New" w:cs="Courier New"/>
                </w:rPr>
                <w:t xml:space="preserve"> </w:t>
              </w:r>
            </w:ins>
            <w:ins w:id="67" w:author="Musavi, Hamid [USA]" w:date="2018-12-06T11:16:00Z">
              <w:r>
                <w:rPr>
                  <w:rFonts w:ascii="Courier New" w:hAnsi="Courier New" w:cs="Courier New"/>
                </w:rPr>
                <w:t>{rsus</w:t>
              </w:r>
              <w:r>
                <w:rPr>
                  <w:rStyle w:val="Hyperlink"/>
                  <w:rFonts w:ascii="Courier New" w:hAnsi="Courier New" w:cs="Courier New"/>
                </w:rPr>
                <w:t>}</w:t>
              </w:r>
            </w:ins>
            <w:ins w:id="68" w:author="Musavi, Hamid [USA]" w:date="2018-12-06T11:17:00Z">
              <w:r>
                <w:rPr>
                  <w:rStyle w:val="Hyperlink"/>
                  <w:rFonts w:ascii="Courier New" w:hAnsi="Courier New" w:cs="Courier New"/>
                </w:rPr>
                <w:t xml:space="preserve"> </w:t>
              </w:r>
              <w:r>
                <w:rPr>
                  <w:rStyle w:val="Hyperlink"/>
                </w:rPr>
                <w:t>key.</w:t>
              </w:r>
            </w:ins>
            <w:ins w:id="69" w:author="Musavi, Hamid [USA]" w:date="2018-12-06T11:20:00Z">
              <w:r>
                <w:rPr>
                  <w:rStyle w:val="Hyperlink"/>
                </w:rPr>
                <w:t xml:space="preserve"> See </w:t>
              </w:r>
            </w:ins>
            <w:ins w:id="70" w:author="Musavi, Hamid [USA]" w:date="2018-12-06T11:21:00Z">
              <w:r>
                <w:rPr>
                  <w:rStyle w:val="Hyperlink"/>
                </w:rPr>
                <w:fldChar w:fldCharType="begin"/>
              </w:r>
              <w:r>
                <w:rPr>
                  <w:rStyle w:val="Hyperlink"/>
                </w:rPr>
                <w:instrText xml:space="preserve"> HYPERLINK  \l "_Sample_TIM_Data" </w:instrText>
              </w:r>
              <w:r>
                <w:rPr>
                  <w:rStyle w:val="Hyperlink"/>
                </w:rPr>
              </w:r>
              <w:r>
                <w:rPr>
                  <w:rStyle w:val="Hyperlink"/>
                </w:rPr>
                <w:fldChar w:fldCharType="separate"/>
              </w:r>
              <w:r w:rsidRPr="00D97CC5">
                <w:rPr>
                  <w:rStyle w:val="Hyperlink"/>
                </w:rPr>
                <w:t>Sample TIM Data</w:t>
              </w:r>
              <w:r>
                <w:rPr>
                  <w:rStyle w:val="Hyperlink"/>
                </w:rPr>
                <w:fldChar w:fldCharType="end"/>
              </w:r>
              <w:r>
                <w:rPr>
                  <w:rStyle w:val="Hyperlink"/>
                </w:rPr>
                <w:t xml:space="preserve"> for illustration. </w:t>
              </w:r>
            </w:ins>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2E3921"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2E3921"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71" w:name="_ServiceRequest.OdeInternal"/>
      <w:bookmarkStart w:id="72" w:name="_Toc531858660"/>
      <w:bookmarkEnd w:id="71"/>
      <w:r w:rsidRPr="00332E8E">
        <w:t>ServiceRequest</w:t>
      </w:r>
      <w:r w:rsidR="00CD6460">
        <w:t>.</w:t>
      </w:r>
      <w:r w:rsidRPr="00332E8E">
        <w:t>OdeInternal</w:t>
      </w:r>
      <w:bookmarkEnd w:id="72"/>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73" w:name="_SituationDataWarehouse.SDW"/>
      <w:bookmarkStart w:id="74" w:name="_Toc531858661"/>
      <w:bookmarkEnd w:id="73"/>
      <w:r w:rsidRPr="00CD6460">
        <w:t>SituationDataWarehouse.SDW</w:t>
      </w:r>
      <w:bookmarkEnd w:id="74"/>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2E3921"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75" w:name="_RoadSideUnit.RSU"/>
      <w:bookmarkStart w:id="76" w:name="_Toc531858662"/>
      <w:bookmarkEnd w:id="75"/>
      <w:r w:rsidRPr="00CD6460">
        <w:lastRenderedPageBreak/>
        <w:t>RoadSideUnit.RSU</w:t>
      </w:r>
      <w:bookmarkEnd w:id="76"/>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77" w:name="_SNMP"/>
      <w:bookmarkStart w:id="78" w:name="_Toc531858663"/>
      <w:bookmarkEnd w:id="77"/>
      <w:r>
        <w:t>SNMP</w:t>
      </w:r>
      <w:bookmarkEnd w:id="78"/>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79" w:name="_ServiceRegion"/>
      <w:bookmarkStart w:id="80" w:name="_Toc531858664"/>
      <w:bookmarkEnd w:id="79"/>
      <w:r>
        <w:t>ServiceRegion</w:t>
      </w:r>
      <w:bookmarkEnd w:id="80"/>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81" w:name="_Toc531858665"/>
      <w:r>
        <w:t>Position2D</w:t>
      </w:r>
      <w:bookmarkEnd w:id="81"/>
    </w:p>
    <w:p w:rsidR="00240328" w:rsidRDefault="00240328" w:rsidP="00240328">
      <w:r>
        <w:t>Two dimensional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 xml:space="preserve">The geographic </w:t>
            </w:r>
            <w:r>
              <w:lastRenderedPageBreak/>
              <w:t>latitude of an object</w:t>
            </w:r>
          </w:p>
        </w:tc>
        <w:tc>
          <w:tcPr>
            <w:tcW w:w="1334" w:type="dxa"/>
          </w:tcPr>
          <w:p w:rsidR="00240328" w:rsidRPr="003E745F" w:rsidRDefault="00240328" w:rsidP="00284194">
            <w:r>
              <w:lastRenderedPageBreak/>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82" w:name="_Toc531858666"/>
      <w:r>
        <w:t>OdeTimPayload</w:t>
      </w:r>
      <w:bookmarkEnd w:id="82"/>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83" w:name="_Toc531858667"/>
      <w:r w:rsidRPr="007367E1">
        <w:t>OdeTravelerInformationMessage</w:t>
      </w:r>
      <w:bookmarkEnd w:id="83"/>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84" w:name="_Toc531858668"/>
      <w:r>
        <w:t xml:space="preserve">J2735 </w:t>
      </w:r>
      <w:r w:rsidRPr="007367E1">
        <w:t>TravelerInformation</w:t>
      </w:r>
      <w:bookmarkEnd w:id="84"/>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85" w:name="_Toc531858669"/>
      <w:r>
        <w:t>OdeDriverAlertPayload</w:t>
      </w:r>
      <w:bookmarkEnd w:id="85"/>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86" w:name="_Toc531858670"/>
      <w:r>
        <w:t>OdeBsmPayload</w:t>
      </w:r>
      <w:bookmarkEnd w:id="86"/>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2E3921"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lastRenderedPageBreak/>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8</w:t>
      </w:r>
      <w:r w:rsidR="002E3921">
        <w:rPr>
          <w:noProof/>
        </w:rPr>
        <w:fldChar w:fldCharType="end"/>
      </w:r>
      <w:r>
        <w:t xml:space="preserve"> - OdeBsmPayload</w:t>
      </w:r>
    </w:p>
    <w:p w:rsidR="00D23963" w:rsidRDefault="00D23963" w:rsidP="008268A7">
      <w:pPr>
        <w:pStyle w:val="Heading2"/>
      </w:pPr>
      <w:bookmarkStart w:id="87" w:name="_J2735BsmCoreData"/>
      <w:bookmarkStart w:id="88" w:name="_Ref471884029"/>
      <w:bookmarkStart w:id="89" w:name="_Toc531858671"/>
      <w:bookmarkEnd w:id="87"/>
      <w:r w:rsidRPr="006D1B36">
        <w:t>J2735BsmCoreData</w:t>
      </w:r>
      <w:bookmarkEnd w:id="88"/>
      <w:bookmarkEnd w:id="89"/>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w:t>
            </w:r>
            <w:r w:rsidRPr="0082174B">
              <w:lastRenderedPageBreak/>
              <w:t>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90" w:name="_Ref511750746"/>
            <w:r w:rsidRPr="00AE71BC">
              <w:rPr>
                <w:rStyle w:val="EndnoteReference"/>
                <w:rFonts w:ascii="Courier New" w:hAnsi="Courier New" w:cs="Courier New"/>
                <w:vertAlign w:val="baseline"/>
              </w:rPr>
              <w:endnoteReference w:id="2"/>
            </w:r>
            <w:bookmarkEnd w:id="90"/>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9</w:t>
      </w:r>
      <w:r w:rsidR="002E392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ins w:id="91" w:author="Musavi, Hamid [USA]" w:date="2018-12-04T13:14:00Z">
              <w:r>
                <w:rPr>
                  <w:rFonts w:ascii="Courier New" w:hAnsi="Courier New" w:cs="Courier New"/>
                </w:rPr>
                <w:t>i</w:t>
              </w:r>
            </w:ins>
            <w:del w:id="92" w:author="Musavi, Hamid [USA]" w:date="2018-12-04T13:14:00Z">
              <w:r w:rsidR="00955C0A" w:rsidDel="00060B01">
                <w:rPr>
                  <w:rFonts w:ascii="Courier New" w:hAnsi="Courier New" w:cs="Courier New"/>
                </w:rPr>
                <w:delText>I</w:delText>
              </w:r>
            </w:del>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2E3921"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2E3921"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2E3921"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lastRenderedPageBreak/>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2E3921"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2E3921"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10</w:t>
      </w:r>
      <w:r w:rsidR="002E3921">
        <w:rPr>
          <w:noProof/>
        </w:rPr>
        <w:fldChar w:fldCharType="end"/>
      </w:r>
      <w:r>
        <w:t xml:space="preserve"> - </w:t>
      </w:r>
      <w:r w:rsidRPr="00586A62">
        <w:t>J2735BsmCoreData</w:t>
      </w:r>
      <w:r>
        <w:t xml:space="preserve"> (2)</w:t>
      </w:r>
    </w:p>
    <w:p w:rsidR="00D23963" w:rsidRDefault="00D23963" w:rsidP="008268A7">
      <w:pPr>
        <w:pStyle w:val="Heading2"/>
      </w:pPr>
      <w:bookmarkStart w:id="93" w:name="_J2735BsmPart2Content"/>
      <w:bookmarkStart w:id="94" w:name="_Ref471884050"/>
      <w:bookmarkStart w:id="95" w:name="_Toc531858672"/>
      <w:bookmarkEnd w:id="93"/>
      <w:r w:rsidRPr="006D1B36">
        <w:t>J2735BsmPart2Content</w:t>
      </w:r>
      <w:bookmarkEnd w:id="94"/>
      <w:bookmarkEnd w:id="95"/>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2E3921"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11</w:t>
      </w:r>
      <w:r w:rsidR="002E3921">
        <w:rPr>
          <w:noProof/>
        </w:rPr>
        <w:fldChar w:fldCharType="end"/>
      </w:r>
      <w:r>
        <w:t xml:space="preserve"> - </w:t>
      </w:r>
      <w:r w:rsidRPr="0091246C">
        <w:t>J2735BsmPart2Content</w:t>
      </w:r>
    </w:p>
    <w:p w:rsidR="00D23963" w:rsidRPr="006719D6" w:rsidRDefault="004775FB" w:rsidP="008268A7">
      <w:pPr>
        <w:pStyle w:val="Heading2"/>
      </w:pPr>
      <w:bookmarkStart w:id="96" w:name="_5J2735Position3D"/>
      <w:bookmarkStart w:id="97" w:name="_J2735Position3D"/>
      <w:bookmarkStart w:id="98" w:name="_OdePosition3D"/>
      <w:bookmarkStart w:id="99" w:name="_Toc462052335"/>
      <w:bookmarkStart w:id="100" w:name="_Ref511749931"/>
      <w:bookmarkStart w:id="101" w:name="_Toc531858673"/>
      <w:bookmarkEnd w:id="96"/>
      <w:bookmarkEnd w:id="97"/>
      <w:bookmarkEnd w:id="98"/>
      <w:r>
        <w:t>Ode</w:t>
      </w:r>
      <w:r w:rsidR="00D23963" w:rsidRPr="006719D6">
        <w:t>Position3D</w:t>
      </w:r>
      <w:bookmarkEnd w:id="99"/>
      <w:bookmarkEnd w:id="100"/>
      <w:bookmarkEnd w:id="101"/>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02" w:name="_Toc45625334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12</w:t>
      </w:r>
      <w:r w:rsidR="002E3921">
        <w:rPr>
          <w:noProof/>
        </w:rPr>
        <w:fldChar w:fldCharType="end"/>
      </w:r>
      <w:r>
        <w:t xml:space="preserve"> - </w:t>
      </w:r>
      <w:r w:rsidRPr="00633532">
        <w:t>OdePosition3D</w:t>
      </w:r>
      <w:bookmarkEnd w:id="102"/>
    </w:p>
    <w:p w:rsidR="00D23963" w:rsidRDefault="00D23963" w:rsidP="008268A7">
      <w:pPr>
        <w:pStyle w:val="Heading2"/>
      </w:pPr>
      <w:bookmarkStart w:id="103" w:name="_J2735AccelerationSet4Way"/>
      <w:bookmarkStart w:id="104" w:name="_Ref511749985"/>
      <w:bookmarkStart w:id="105" w:name="_Toc531858674"/>
      <w:bookmarkEnd w:id="103"/>
      <w:r w:rsidRPr="00BA3CFB">
        <w:lastRenderedPageBreak/>
        <w:t>J2735AccelerationSet4Way</w:t>
      </w:r>
      <w:bookmarkEnd w:id="104"/>
      <w:bookmarkEnd w:id="105"/>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13</w:t>
      </w:r>
      <w:r w:rsidR="002E3921">
        <w:rPr>
          <w:noProof/>
        </w:rPr>
        <w:fldChar w:fldCharType="end"/>
      </w:r>
      <w:r>
        <w:t xml:space="preserve"> - </w:t>
      </w:r>
      <w:r w:rsidRPr="00CE5CD9">
        <w:t>J2735AccelerationSet4Way</w:t>
      </w:r>
    </w:p>
    <w:p w:rsidR="00D23963" w:rsidRDefault="00D23963" w:rsidP="008268A7">
      <w:pPr>
        <w:pStyle w:val="Heading2"/>
      </w:pPr>
      <w:bookmarkStart w:id="106" w:name="_J2735PositionalAccuracy"/>
      <w:bookmarkStart w:id="107" w:name="_Ref511749998"/>
      <w:bookmarkStart w:id="108" w:name="_Toc531858675"/>
      <w:bookmarkEnd w:id="106"/>
      <w:r w:rsidRPr="00BA3CFB">
        <w:t>J2735PositionalAccuracy</w:t>
      </w:r>
      <w:bookmarkEnd w:id="107"/>
      <w:bookmarkEnd w:id="108"/>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14</w:t>
      </w:r>
      <w:r w:rsidR="002E3921">
        <w:rPr>
          <w:noProof/>
        </w:rPr>
        <w:fldChar w:fldCharType="end"/>
      </w:r>
      <w:r>
        <w:t xml:space="preserve"> - </w:t>
      </w:r>
      <w:r w:rsidRPr="00660B04">
        <w:t>J2735PositionalAccuracy</w:t>
      </w:r>
    </w:p>
    <w:p w:rsidR="00D23963" w:rsidRDefault="00D23963" w:rsidP="008268A7">
      <w:pPr>
        <w:pStyle w:val="Heading2"/>
      </w:pPr>
      <w:bookmarkStart w:id="109" w:name="_J2735TransmissionState"/>
      <w:bookmarkStart w:id="110" w:name="_J2735BrakeSystemStatus"/>
      <w:bookmarkStart w:id="111" w:name="_Ref511810037"/>
      <w:bookmarkStart w:id="112" w:name="_Toc531858676"/>
      <w:bookmarkEnd w:id="109"/>
      <w:bookmarkEnd w:id="110"/>
      <w:r w:rsidRPr="00BA3CFB">
        <w:lastRenderedPageBreak/>
        <w:t>J2735BrakeSystemStatus</w:t>
      </w:r>
      <w:bookmarkEnd w:id="111"/>
      <w:bookmarkEnd w:id="112"/>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2E392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15</w:t>
      </w:r>
      <w:r w:rsidR="002E3921">
        <w:rPr>
          <w:noProof/>
        </w:rPr>
        <w:fldChar w:fldCharType="end"/>
      </w:r>
      <w:r>
        <w:t xml:space="preserve"> - </w:t>
      </w:r>
      <w:r w:rsidRPr="005737D4">
        <w:t>J2735BrakeSystemStatus</w:t>
      </w:r>
    </w:p>
    <w:p w:rsidR="00D23963" w:rsidRDefault="00D23963" w:rsidP="008268A7">
      <w:pPr>
        <w:pStyle w:val="Heading2"/>
      </w:pPr>
      <w:bookmarkStart w:id="113" w:name="_J2735VehicleSize"/>
      <w:bookmarkStart w:id="114" w:name="_Ref511810128"/>
      <w:bookmarkStart w:id="115" w:name="_Toc531858677"/>
      <w:bookmarkEnd w:id="113"/>
      <w:r w:rsidRPr="0068352B">
        <w:t>J2735VehicleSize</w:t>
      </w:r>
      <w:bookmarkEnd w:id="114"/>
      <w:bookmarkEnd w:id="115"/>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16</w:t>
      </w:r>
      <w:r w:rsidR="002E3921">
        <w:rPr>
          <w:noProof/>
        </w:rPr>
        <w:fldChar w:fldCharType="end"/>
      </w:r>
      <w:r>
        <w:t xml:space="preserve"> - </w:t>
      </w:r>
      <w:r w:rsidRPr="00D669B5">
        <w:t>J2735VehicleSize</w:t>
      </w:r>
    </w:p>
    <w:p w:rsidR="00D23963" w:rsidRDefault="00D23963" w:rsidP="008268A7">
      <w:pPr>
        <w:pStyle w:val="Heading2"/>
      </w:pPr>
      <w:bookmarkStart w:id="116" w:name="_J2735BitString"/>
      <w:bookmarkStart w:id="117" w:name="_Toc531858678"/>
      <w:bookmarkEnd w:id="116"/>
      <w:r w:rsidRPr="0068352B">
        <w:t>J2735BitString</w:t>
      </w:r>
      <w:bookmarkEnd w:id="117"/>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18" w:name="_J2735VehicleSafetyExtensions"/>
      <w:bookmarkStart w:id="119" w:name="_Toc531858679"/>
      <w:bookmarkEnd w:id="118"/>
      <w:r w:rsidRPr="0068352B">
        <w:t>J2735VehicleSafetyExtensions</w:t>
      </w:r>
      <w:bookmarkEnd w:id="119"/>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2E392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2E3921"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2E3921"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2E392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17</w:t>
      </w:r>
      <w:r w:rsidR="002E392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120" w:name="_J2735SpecialVehicleExtensions"/>
      <w:bookmarkStart w:id="121" w:name="_Toc531858680"/>
      <w:bookmarkEnd w:id="120"/>
      <w:r w:rsidRPr="008F46C9">
        <w:t>J2735SpecialVehicleExtensions</w:t>
      </w:r>
      <w:bookmarkEnd w:id="121"/>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2E3921"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2E3921"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2E3921"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18</w:t>
      </w:r>
      <w:r w:rsidR="002E3921">
        <w:rPr>
          <w:noProof/>
        </w:rPr>
        <w:fldChar w:fldCharType="end"/>
      </w:r>
      <w:r>
        <w:t xml:space="preserve"> - </w:t>
      </w:r>
      <w:r w:rsidRPr="00F02094">
        <w:t>J2735SpecialVehicleExtensions</w:t>
      </w:r>
    </w:p>
    <w:p w:rsidR="00D23963" w:rsidRDefault="00D23963" w:rsidP="008268A7">
      <w:pPr>
        <w:pStyle w:val="Heading2"/>
      </w:pPr>
      <w:bookmarkStart w:id="122" w:name="_J2735SupplementalVehicleExtensions"/>
      <w:bookmarkStart w:id="123" w:name="_Toc531858681"/>
      <w:bookmarkEnd w:id="122"/>
      <w:r w:rsidRPr="00C644FE">
        <w:t>J2735SupplementalVehicleExtensions</w:t>
      </w:r>
      <w:bookmarkEnd w:id="123"/>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19</w:t>
      </w:r>
      <w:r w:rsidR="002E392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2E3921"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2E3921"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2E3921"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2E3921"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2E3921"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2E3921"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2E3921"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2E3921"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20</w:t>
      </w:r>
      <w:r w:rsidR="002E392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124" w:name="_J2735PathHistory"/>
      <w:bookmarkStart w:id="125" w:name="_Toc531858682"/>
      <w:bookmarkEnd w:id="124"/>
      <w:r w:rsidRPr="008A4FC6">
        <w:t>J2735PathHistory</w:t>
      </w:r>
      <w:bookmarkEnd w:id="125"/>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2E3921"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2E392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21</w:t>
      </w:r>
      <w:r w:rsidR="002E3921">
        <w:rPr>
          <w:noProof/>
        </w:rPr>
        <w:fldChar w:fldCharType="end"/>
      </w:r>
      <w:r>
        <w:t xml:space="preserve"> - </w:t>
      </w:r>
      <w:r w:rsidRPr="00292B31">
        <w:t>J2735PathHistory</w:t>
      </w:r>
    </w:p>
    <w:p w:rsidR="00D23963" w:rsidRDefault="00D23963" w:rsidP="008268A7">
      <w:pPr>
        <w:pStyle w:val="Heading2"/>
      </w:pPr>
      <w:bookmarkStart w:id="126" w:name="_J2735PathPrediction"/>
      <w:bookmarkStart w:id="127" w:name="_Toc531858683"/>
      <w:bookmarkEnd w:id="126"/>
      <w:r w:rsidRPr="008A4FC6">
        <w:t>J2735PathPrediction</w:t>
      </w:r>
      <w:bookmarkEnd w:id="127"/>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28" w:name="_J2735EmergencyDetails"/>
      <w:bookmarkStart w:id="129" w:name="_Ref511816853"/>
      <w:bookmarkStart w:id="130" w:name="_Toc531858684"/>
      <w:bookmarkEnd w:id="128"/>
      <w:r w:rsidRPr="008A4FC6">
        <w:t>J2735EmergencyDetails</w:t>
      </w:r>
      <w:bookmarkEnd w:id="129"/>
      <w:bookmarkEnd w:id="130"/>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2E3921"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31" w:name="_J2735EventDescription"/>
      <w:bookmarkStart w:id="132" w:name="_Toc531858685"/>
      <w:bookmarkEnd w:id="131"/>
      <w:r w:rsidRPr="00C219BA">
        <w:t>J2735EventDescription</w:t>
      </w:r>
      <w:bookmarkEnd w:id="132"/>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2E392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22</w:t>
      </w:r>
      <w:r w:rsidR="002E392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23</w:t>
      </w:r>
      <w:r w:rsidR="002E392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33" w:name="_J2735TrailerData"/>
      <w:bookmarkStart w:id="134" w:name="_Toc531858686"/>
      <w:bookmarkEnd w:id="133"/>
      <w:r w:rsidRPr="00C219BA">
        <w:t>J2735TrailerData</w:t>
      </w:r>
      <w:bookmarkEnd w:id="134"/>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24</w:t>
      </w:r>
      <w:r w:rsidR="002E392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2E3921"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25</w:t>
      </w:r>
      <w:r w:rsidR="002E392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35" w:name="_J2735VehicleClassification"/>
      <w:bookmarkStart w:id="136" w:name="_Ref511817467"/>
      <w:bookmarkStart w:id="137" w:name="_Toc531858687"/>
      <w:bookmarkEnd w:id="135"/>
      <w:r w:rsidRPr="008A2877">
        <w:t>J2735VehicleClassification</w:t>
      </w:r>
      <w:bookmarkEnd w:id="136"/>
      <w:bookmarkEnd w:id="137"/>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26</w:t>
      </w:r>
      <w:r w:rsidR="002E392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27</w:t>
      </w:r>
      <w:r w:rsidR="002E392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38" w:name="_J2735VehicleData"/>
      <w:bookmarkStart w:id="139" w:name="_Toc531858688"/>
      <w:bookmarkEnd w:id="138"/>
      <w:r w:rsidRPr="0030246B">
        <w:t>J2735VehicleData</w:t>
      </w:r>
      <w:bookmarkEnd w:id="139"/>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28</w:t>
      </w:r>
      <w:r w:rsidR="002E392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2E3921"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29</w:t>
      </w:r>
      <w:r w:rsidR="002E3921">
        <w:rPr>
          <w:noProof/>
        </w:rPr>
        <w:fldChar w:fldCharType="end"/>
      </w:r>
      <w:r>
        <w:t xml:space="preserve"> - </w:t>
      </w:r>
      <w:r w:rsidRPr="001E4176">
        <w:t>J2735VehicleData</w:t>
      </w:r>
      <w:r>
        <w:t xml:space="preserve"> (2)</w:t>
      </w:r>
    </w:p>
    <w:p w:rsidR="00D23963" w:rsidRDefault="00D23963" w:rsidP="008268A7">
      <w:pPr>
        <w:pStyle w:val="Heading2"/>
      </w:pPr>
      <w:bookmarkStart w:id="140" w:name="_J2735WeatherReport"/>
      <w:bookmarkStart w:id="141" w:name="_Toc531858689"/>
      <w:bookmarkEnd w:id="140"/>
      <w:r w:rsidRPr="008E57CC">
        <w:t>J2735WeatherReport</w:t>
      </w:r>
      <w:bookmarkEnd w:id="141"/>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30</w:t>
      </w:r>
      <w:r w:rsidR="002E392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31</w:t>
      </w:r>
      <w:r w:rsidR="002E392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42" w:name="_J2735WeatherProbe"/>
      <w:bookmarkStart w:id="143" w:name="_Toc531858690"/>
      <w:bookmarkEnd w:id="142"/>
      <w:r w:rsidRPr="00D13329">
        <w:t>J2735WeatherProbe</w:t>
      </w:r>
      <w:bookmarkEnd w:id="143"/>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2E3921"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32</w:t>
      </w:r>
      <w:r w:rsidR="002E3921">
        <w:rPr>
          <w:noProof/>
        </w:rPr>
        <w:fldChar w:fldCharType="end"/>
      </w:r>
      <w:r>
        <w:t xml:space="preserve"> - </w:t>
      </w:r>
      <w:r w:rsidRPr="00FF2EE9">
        <w:t>J2735WeatherProbe</w:t>
      </w:r>
    </w:p>
    <w:p w:rsidR="00D64595" w:rsidRDefault="009C514A" w:rsidP="008268A7">
      <w:pPr>
        <w:pStyle w:val="Heading2"/>
      </w:pPr>
      <w:bookmarkStart w:id="144" w:name="_J2735WiperSet"/>
      <w:bookmarkStart w:id="145" w:name="_Ref511899307"/>
      <w:bookmarkStart w:id="146" w:name="_Toc531858691"/>
      <w:bookmarkEnd w:id="144"/>
      <w:r w:rsidRPr="009C514A">
        <w:t>J2735WiperSet</w:t>
      </w:r>
      <w:bookmarkEnd w:id="145"/>
      <w:bookmarkEnd w:id="146"/>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33</w:t>
      </w:r>
      <w:r w:rsidR="002E392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34</w:t>
      </w:r>
      <w:r w:rsidR="002E392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47" w:name="_J2735ObstacleDetection"/>
      <w:bookmarkStart w:id="148" w:name="_Toc531858692"/>
      <w:bookmarkEnd w:id="147"/>
      <w:r w:rsidRPr="00E274B6">
        <w:t>J2735ObstacleDetection</w:t>
      </w:r>
      <w:bookmarkEnd w:id="148"/>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35</w:t>
      </w:r>
      <w:r w:rsidR="002E392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2E3921"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2E3921"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36</w:t>
      </w:r>
      <w:r w:rsidR="002E3921">
        <w:rPr>
          <w:noProof/>
        </w:rPr>
        <w:fldChar w:fldCharType="end"/>
      </w:r>
      <w:r>
        <w:t xml:space="preserve"> - J2735ObstacleDetection (2</w:t>
      </w:r>
      <w:r w:rsidRPr="00CF2D83">
        <w:t>)</w:t>
      </w:r>
    </w:p>
    <w:p w:rsidR="005056CD" w:rsidRDefault="005056CD" w:rsidP="008268A7">
      <w:pPr>
        <w:pStyle w:val="Heading2"/>
      </w:pPr>
      <w:bookmarkStart w:id="149" w:name="_J2735DDateTime"/>
      <w:bookmarkStart w:id="150" w:name="_Toc531858693"/>
      <w:bookmarkEnd w:id="149"/>
      <w:r w:rsidRPr="005056CD">
        <w:t>J2735DDateTime</w:t>
      </w:r>
      <w:bookmarkEnd w:id="150"/>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37</w:t>
      </w:r>
      <w:r w:rsidR="002E3921">
        <w:rPr>
          <w:noProof/>
        </w:rPr>
        <w:fldChar w:fldCharType="end"/>
      </w:r>
      <w:r>
        <w:t xml:space="preserve"> - </w:t>
      </w:r>
      <w:r w:rsidRPr="006F0E19">
        <w:t>J2735DDateTime</w:t>
      </w:r>
    </w:p>
    <w:p w:rsidR="00D23963" w:rsidRDefault="00D23963" w:rsidP="008268A7">
      <w:pPr>
        <w:pStyle w:val="Heading2"/>
      </w:pPr>
      <w:bookmarkStart w:id="151" w:name="_J2735DisabledVehicle"/>
      <w:bookmarkStart w:id="152" w:name="_Toc531858694"/>
      <w:bookmarkEnd w:id="151"/>
      <w:r w:rsidRPr="00E45AA5">
        <w:t>J2735DisabledVehicle</w:t>
      </w:r>
      <w:bookmarkEnd w:id="152"/>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38</w:t>
      </w:r>
      <w:r w:rsidR="002E3921">
        <w:rPr>
          <w:noProof/>
        </w:rPr>
        <w:fldChar w:fldCharType="end"/>
      </w:r>
      <w:r>
        <w:t xml:space="preserve"> - </w:t>
      </w:r>
      <w:r w:rsidRPr="00E140AD">
        <w:t>J2735DisabledVehicle</w:t>
      </w:r>
    </w:p>
    <w:p w:rsidR="00D23963" w:rsidRDefault="00D23963" w:rsidP="008268A7">
      <w:pPr>
        <w:pStyle w:val="Heading2"/>
      </w:pPr>
      <w:bookmarkStart w:id="153" w:name="_J2735SpeedProfile"/>
      <w:bookmarkStart w:id="154" w:name="_Toc531858695"/>
      <w:bookmarkEnd w:id="153"/>
      <w:r w:rsidRPr="006D1AAC">
        <w:t>J2735SpeedProfile</w:t>
      </w:r>
      <w:bookmarkEnd w:id="154"/>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55" w:name="_J2735RTCMPackage"/>
      <w:bookmarkStart w:id="156" w:name="_Toc531858696"/>
      <w:bookmarkEnd w:id="155"/>
      <w:r w:rsidRPr="007251EE">
        <w:t>J2735RTCMPackage</w:t>
      </w:r>
      <w:bookmarkEnd w:id="156"/>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2E3921"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57" w:name="_J2735RegionalContent"/>
      <w:bookmarkEnd w:id="157"/>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39</w:t>
      </w:r>
      <w:r w:rsidR="002E3921">
        <w:rPr>
          <w:noProof/>
        </w:rPr>
        <w:fldChar w:fldCharType="end"/>
      </w:r>
      <w:r>
        <w:t xml:space="preserve"> - </w:t>
      </w:r>
      <w:r w:rsidRPr="001D44A9">
        <w:t>J2735RTCMPackage</w:t>
      </w:r>
    </w:p>
    <w:p w:rsidR="00DC1FE7" w:rsidRDefault="00DC1FE7" w:rsidP="008268A7">
      <w:pPr>
        <w:pStyle w:val="Heading2"/>
      </w:pPr>
      <w:bookmarkStart w:id="158" w:name="_J2735RTCMheader"/>
      <w:bookmarkStart w:id="159" w:name="_Toc531858697"/>
      <w:bookmarkEnd w:id="158"/>
      <w:r w:rsidRPr="00DC1FE7">
        <w:lastRenderedPageBreak/>
        <w:t>J2735RTCMheader</w:t>
      </w:r>
      <w:bookmarkEnd w:id="159"/>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2E3921"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2E3921"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40</w:t>
      </w:r>
      <w:r w:rsidR="002E3921">
        <w:rPr>
          <w:noProof/>
        </w:rPr>
        <w:fldChar w:fldCharType="end"/>
      </w:r>
      <w:r>
        <w:t xml:space="preserve"> - </w:t>
      </w:r>
      <w:r w:rsidRPr="00DA4446">
        <w:t>J2735RTCMheader</w:t>
      </w:r>
    </w:p>
    <w:p w:rsidR="00743995" w:rsidRDefault="00743995" w:rsidP="008268A7">
      <w:pPr>
        <w:pStyle w:val="Heading2"/>
      </w:pPr>
      <w:bookmarkStart w:id="160" w:name="_J2735AntennaOffsetSet"/>
      <w:bookmarkStart w:id="161" w:name="_Toc531858698"/>
      <w:bookmarkEnd w:id="160"/>
      <w:r w:rsidRPr="00743995">
        <w:lastRenderedPageBreak/>
        <w:t>J2735AntennaOffsetSet</w:t>
      </w:r>
      <w:bookmarkEnd w:id="161"/>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41</w:t>
      </w:r>
      <w:r w:rsidR="002E3921">
        <w:rPr>
          <w:noProof/>
        </w:rPr>
        <w:fldChar w:fldCharType="end"/>
      </w:r>
      <w:r>
        <w:t xml:space="preserve"> - </w:t>
      </w:r>
      <w:r w:rsidRPr="00AF707B">
        <w:t>J2735AntennaOffsetSet</w:t>
      </w:r>
    </w:p>
    <w:p w:rsidR="00D23963" w:rsidRDefault="00D23963" w:rsidP="008268A7">
      <w:pPr>
        <w:pStyle w:val="Heading2"/>
      </w:pPr>
      <w:bookmarkStart w:id="162" w:name="_J2735FullPositionVector"/>
      <w:bookmarkStart w:id="163" w:name="_Toc531858699"/>
      <w:bookmarkEnd w:id="162"/>
      <w:r w:rsidRPr="00DC57ED">
        <w:t>J2735FullPositionVector</w:t>
      </w:r>
      <w:bookmarkEnd w:id="163"/>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2E3921"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2E3921"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2E3921"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2E3921"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2E3921"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2E3921"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42</w:t>
      </w:r>
      <w:r w:rsidR="002E3921">
        <w:rPr>
          <w:noProof/>
        </w:rPr>
        <w:fldChar w:fldCharType="end"/>
      </w:r>
      <w:r>
        <w:t xml:space="preserve"> - </w:t>
      </w:r>
      <w:r w:rsidRPr="00AF57BD">
        <w:t>J2735FullPositionVector</w:t>
      </w:r>
    </w:p>
    <w:p w:rsidR="00BA23A7" w:rsidRDefault="00BA23A7" w:rsidP="008268A7">
      <w:pPr>
        <w:pStyle w:val="Heading2"/>
      </w:pPr>
      <w:bookmarkStart w:id="164" w:name="_J2735TransmissionAndSpeed"/>
      <w:bookmarkStart w:id="165" w:name="_Toc531858700"/>
      <w:bookmarkEnd w:id="164"/>
      <w:r w:rsidRPr="00BA23A7">
        <w:t>J2735TransmissionAndSpeed</w:t>
      </w:r>
      <w:bookmarkEnd w:id="165"/>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66" w:name="_J2735TransmissionState_1"/>
      <w:bookmarkEnd w:id="166"/>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43</w:t>
      </w:r>
      <w:r w:rsidR="002E392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67" w:name="_J2735PositionConfidenceSet"/>
      <w:bookmarkStart w:id="168" w:name="_Toc531858701"/>
      <w:bookmarkEnd w:id="167"/>
      <w:r w:rsidRPr="00BA23A7">
        <w:t>J2735PositionConfidenceSet</w:t>
      </w:r>
      <w:bookmarkEnd w:id="168"/>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44</w:t>
      </w:r>
      <w:r w:rsidR="002E3921">
        <w:rPr>
          <w:noProof/>
        </w:rPr>
        <w:fldChar w:fldCharType="end"/>
      </w:r>
      <w:r>
        <w:t xml:space="preserve"> - </w:t>
      </w:r>
      <w:r w:rsidRPr="00432AAE">
        <w:t>J2735PositionConfidenceSet</w:t>
      </w:r>
    </w:p>
    <w:p w:rsidR="00BA23A7" w:rsidRDefault="00BA23A7" w:rsidP="008268A7">
      <w:pPr>
        <w:pStyle w:val="Heading2"/>
      </w:pPr>
      <w:bookmarkStart w:id="169" w:name="_J2735SpeedandHeadingandThrottleConf"/>
      <w:bookmarkStart w:id="170" w:name="_Toc531858702"/>
      <w:bookmarkEnd w:id="169"/>
      <w:r w:rsidRPr="00BA23A7">
        <w:t>J2735SpeedandHeadingandThrottleConfidence</w:t>
      </w:r>
      <w:bookmarkEnd w:id="170"/>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71" w:name="_J2735PathHistoryPoint"/>
      <w:bookmarkStart w:id="172" w:name="_Toc531858703"/>
      <w:bookmarkEnd w:id="171"/>
      <w:r w:rsidRPr="00750EEC">
        <w:t>J2735PathHistoryPoint</w:t>
      </w:r>
      <w:bookmarkEnd w:id="172"/>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2E3921"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45</w:t>
      </w:r>
      <w:r w:rsidR="002E3921">
        <w:rPr>
          <w:noProof/>
        </w:rPr>
        <w:fldChar w:fldCharType="end"/>
      </w:r>
      <w:r>
        <w:t xml:space="preserve"> - </w:t>
      </w:r>
      <w:r w:rsidRPr="00E66E6D">
        <w:t>J2735PathHistoryPoint</w:t>
      </w:r>
    </w:p>
    <w:p w:rsidR="00D23963" w:rsidRDefault="00D23963" w:rsidP="008268A7">
      <w:pPr>
        <w:pStyle w:val="Heading2"/>
      </w:pPr>
      <w:bookmarkStart w:id="173" w:name="_J2735PrivilegedEvents"/>
      <w:bookmarkStart w:id="174" w:name="_Toc531858704"/>
      <w:bookmarkEnd w:id="173"/>
      <w:r w:rsidRPr="00EA5684">
        <w:t>J2735PrivilegedEvents</w:t>
      </w:r>
      <w:bookmarkEnd w:id="174"/>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46</w:t>
      </w:r>
      <w:r w:rsidR="002E392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2E3921"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47</w:t>
      </w:r>
      <w:r w:rsidR="002E392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75" w:name="_J2735Extent"/>
      <w:bookmarkStart w:id="176" w:name="_J2735PivotPointDescription"/>
      <w:bookmarkStart w:id="177" w:name="_Toc531858705"/>
      <w:bookmarkEnd w:id="175"/>
      <w:bookmarkEnd w:id="176"/>
      <w:r w:rsidRPr="00D359EF">
        <w:t>J2735PivotPointDescription</w:t>
      </w:r>
      <w:bookmarkEnd w:id="177"/>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48</w:t>
      </w:r>
      <w:r w:rsidR="002E3921">
        <w:rPr>
          <w:noProof/>
        </w:rPr>
        <w:fldChar w:fldCharType="end"/>
      </w:r>
      <w:r>
        <w:t xml:space="preserve"> - </w:t>
      </w:r>
      <w:r w:rsidRPr="0024534E">
        <w:t>J2735PivotPointDescription</w:t>
      </w:r>
    </w:p>
    <w:p w:rsidR="00D23963" w:rsidRDefault="00D23963" w:rsidP="008268A7">
      <w:pPr>
        <w:pStyle w:val="Heading2"/>
      </w:pPr>
      <w:bookmarkStart w:id="178" w:name="_J2735TrailerUnitDescription"/>
      <w:bookmarkStart w:id="179" w:name="_Toc531858706"/>
      <w:bookmarkEnd w:id="178"/>
      <w:r w:rsidRPr="00623372">
        <w:t>J2735TrailerUnitDescription</w:t>
      </w:r>
      <w:bookmarkEnd w:id="179"/>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2E3921"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2E3921"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2E3921"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2E3921"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49</w:t>
      </w:r>
      <w:r w:rsidR="002E392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50</w:t>
      </w:r>
      <w:r w:rsidR="002E3921">
        <w:rPr>
          <w:noProof/>
        </w:rPr>
        <w:fldChar w:fldCharType="end"/>
      </w:r>
      <w:r>
        <w:t xml:space="preserve"> - </w:t>
      </w:r>
      <w:r w:rsidRPr="00E5554D">
        <w:t xml:space="preserve">J2735TrailerUnitDescription </w:t>
      </w:r>
      <w:r>
        <w:t>(2)</w:t>
      </w:r>
    </w:p>
    <w:p w:rsidR="00D23963" w:rsidRDefault="00D23963" w:rsidP="008268A7">
      <w:pPr>
        <w:pStyle w:val="Heading2"/>
      </w:pPr>
      <w:bookmarkStart w:id="180" w:name="_J2735BumperHeights"/>
      <w:bookmarkStart w:id="181" w:name="_Toc531858707"/>
      <w:bookmarkEnd w:id="180"/>
      <w:r w:rsidRPr="00DD77A1">
        <w:t>J2735BumperHeights</w:t>
      </w:r>
      <w:bookmarkEnd w:id="181"/>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51</w:t>
      </w:r>
      <w:r w:rsidR="002E392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82" w:name="_J2735TrailerHistoryPoint"/>
      <w:bookmarkStart w:id="183" w:name="_Toc531858708"/>
      <w:bookmarkEnd w:id="182"/>
      <w:r w:rsidRPr="002026AB">
        <w:t>J2735TrailerHistoryPoint</w:t>
      </w:r>
      <w:bookmarkEnd w:id="183"/>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2E3921"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52</w:t>
      </w:r>
      <w:r w:rsidR="002E3921">
        <w:rPr>
          <w:noProof/>
        </w:rPr>
        <w:fldChar w:fldCharType="end"/>
      </w:r>
      <w:r>
        <w:t xml:space="preserve"> - </w:t>
      </w:r>
      <w:r w:rsidRPr="00440EF0">
        <w:t>J2735TrailerHistoryPoint</w:t>
      </w:r>
    </w:p>
    <w:p w:rsidR="00D23963" w:rsidRDefault="00D23963" w:rsidP="008268A7">
      <w:pPr>
        <w:pStyle w:val="Heading2"/>
      </w:pPr>
      <w:bookmarkStart w:id="184" w:name="_J2735Node_XY"/>
      <w:bookmarkStart w:id="185" w:name="_Toc531858709"/>
      <w:bookmarkEnd w:id="184"/>
      <w:r w:rsidRPr="000E6669">
        <w:t>J2735Node_XY</w:t>
      </w:r>
      <w:bookmarkEnd w:id="185"/>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53</w:t>
      </w:r>
      <w:r w:rsidR="002E3921">
        <w:rPr>
          <w:noProof/>
        </w:rPr>
        <w:fldChar w:fldCharType="end"/>
      </w:r>
      <w:r>
        <w:t xml:space="preserve"> - </w:t>
      </w:r>
      <w:r w:rsidRPr="0049678A">
        <w:t>J2735Node_XY</w:t>
      </w:r>
    </w:p>
    <w:p w:rsidR="00A1173A" w:rsidRDefault="00A1173A" w:rsidP="00A1173A">
      <w:pPr>
        <w:pStyle w:val="Heading1"/>
        <w:rPr>
          <w:lang w:eastAsia="ja-JP"/>
        </w:rPr>
      </w:pPr>
      <w:bookmarkStart w:id="186" w:name="_Toc531858710"/>
      <w:r>
        <w:rPr>
          <w:lang w:eastAsia="ja-JP"/>
        </w:rPr>
        <w:lastRenderedPageBreak/>
        <w:t>Sample Data</w:t>
      </w:r>
      <w:bookmarkEnd w:id="186"/>
    </w:p>
    <w:p w:rsidR="00A1173A" w:rsidRDefault="00A1173A" w:rsidP="00A1173A">
      <w:pPr>
        <w:pStyle w:val="Heading2"/>
      </w:pPr>
      <w:bookmarkStart w:id="187" w:name="_Sample_TIM_Data"/>
      <w:bookmarkStart w:id="188" w:name="_Toc531858711"/>
      <w:bookmarkEnd w:id="187"/>
      <w:r>
        <w:t>Sample TIM Data</w:t>
      </w:r>
      <w:bookmarkEnd w:id="188"/>
    </w:p>
    <w:p w:rsidR="00EC5A4D" w:rsidRDefault="00EC5A4D" w:rsidP="00EC5A4D">
      <w:pPr>
        <w:rPr>
          <w:ins w:id="189" w:author="Musavi, Hamid [USA]" w:date="2018-12-06T11:01:00Z"/>
        </w:rPr>
      </w:pPr>
      <w:ins w:id="190" w:author="Musavi, Hamid [USA]" w:date="2018-12-06T11:01:00Z">
        <w:r>
          <w:t>Due to the behavior of JSON to XML conversion utilities and the fact that XML standard does not support array construct, JSON arrays will be represented a</w:t>
        </w:r>
        <w:r>
          <w:t>s</w:t>
        </w:r>
        <w:r>
          <w:t xml:space="preserve"> JSON object</w:t>
        </w:r>
        <w:r>
          <w:t>s</w:t>
        </w:r>
        <w:r>
          <w:t xml:space="preserve"> if the array contains only one element.</w:t>
        </w:r>
      </w:ins>
    </w:p>
    <w:p w:rsidR="00EC5A4D" w:rsidRPr="00EC5A4D" w:rsidRDefault="00EC5A4D" w:rsidP="00EC5A4D">
      <w:ins w:id="191" w:author="Musavi, Hamid [USA]" w:date="2018-12-06T11:01:00Z">
        <w:r>
          <w:t xml:space="preserve">In the </w:t>
        </w:r>
      </w:ins>
      <w:ins w:id="192" w:author="Musavi, Hamid [USA]" w:date="2018-12-06T11:02:00Z">
        <w:r>
          <w:t>t</w:t>
        </w:r>
      </w:ins>
      <w:ins w:id="193" w:author="Musavi, Hamid [USA]" w:date="2018-12-06T11:01:00Z">
        <w:r>
          <w:t>he following sample</w:t>
        </w:r>
      </w:ins>
      <w:ins w:id="194" w:author="Musavi, Hamid [USA]" w:date="2018-12-06T11:02:00Z">
        <w:r>
          <w:t>s</w:t>
        </w:r>
      </w:ins>
      <w:ins w:id="195" w:author="Musavi, Hamid [USA]" w:date="2018-12-06T11:01:00Z">
        <w:r>
          <w:t xml:space="preserve"> </w:t>
        </w:r>
      </w:ins>
      <w:ins w:id="196" w:author="Musavi, Hamid [USA]" w:date="2018-12-06T11:02:00Z">
        <w:r w:rsidR="003D1AA8">
          <w:t xml:space="preserve">those data elements that appear as </w:t>
        </w:r>
      </w:ins>
      <w:ins w:id="197" w:author="Musavi, Hamid [USA]" w:date="2018-12-06T11:01:00Z">
        <w:r>
          <w:t xml:space="preserve">JSON </w:t>
        </w:r>
      </w:ins>
      <w:ins w:id="198" w:author="Musavi, Hamid [USA]" w:date="2018-12-06T11:03:00Z">
        <w:r w:rsidR="003D1AA8">
          <w:t xml:space="preserve">Object but may come as JSON array if there were more </w:t>
        </w:r>
      </w:ins>
      <w:ins w:id="199" w:author="Musavi, Hamid [USA]" w:date="2018-12-06T11:05:00Z">
        <w:r w:rsidR="003D1AA8">
          <w:t xml:space="preserve">than one </w:t>
        </w:r>
      </w:ins>
      <w:ins w:id="200" w:author="Musavi, Hamid [USA]" w:date="2018-12-06T11:03:00Z">
        <w:r w:rsidR="003D1AA8">
          <w:t>child element</w:t>
        </w:r>
      </w:ins>
      <w:ins w:id="201" w:author="Musavi, Hamid [USA]" w:date="2018-12-06T11:04:00Z">
        <w:r w:rsidR="003D1AA8">
          <w:t xml:space="preserve"> are highlighted in </w:t>
        </w:r>
        <w:r w:rsidR="003D1AA8" w:rsidRPr="003D1AA8">
          <w:rPr>
            <w:b/>
            <w:i/>
          </w:rPr>
          <w:t>bold-face</w:t>
        </w:r>
        <w:r w:rsidR="003D1AA8">
          <w:t xml:space="preserve"> font.</w:t>
        </w:r>
      </w:ins>
      <w:ins w:id="202" w:author="Musavi, Hamid [USA]" w:date="2018-12-06T11:03:00Z">
        <w:r w:rsidR="003D1AA8">
          <w:t xml:space="preserve"> </w:t>
        </w:r>
      </w:ins>
      <w:ins w:id="203" w:author="Musavi, Hamid [USA]" w:date="2018-12-06T11:04:00Z">
        <w:r w:rsidR="003D1AA8">
          <w:t>Conversely, those elements that appear as JSON Array</w:t>
        </w:r>
      </w:ins>
      <w:ins w:id="204" w:author="Musavi, Hamid [USA]" w:date="2018-12-06T11:05:00Z">
        <w:r w:rsidR="003D1AA8">
          <w:t xml:space="preserve"> but may come as JSON object if only one child element exists are also highlight in </w:t>
        </w:r>
        <w:r w:rsidR="003D1AA8" w:rsidRPr="003D1AA8">
          <w:rPr>
            <w:b/>
            <w:i/>
          </w:rPr>
          <w:t>bold-face</w:t>
        </w:r>
        <w:r w:rsidR="003D1AA8">
          <w:t xml:space="preserve"> font</w:t>
        </w:r>
      </w:ins>
      <w:ins w:id="205" w:author="Musavi, Hamid [USA]" w:date="2018-12-06T11:01:00Z">
        <w:r>
          <w:t>.</w:t>
        </w:r>
      </w:ins>
    </w:p>
    <w:p w:rsidR="00A1173A" w:rsidRDefault="00CC3809" w:rsidP="00A1173A">
      <w:pPr>
        <w:pStyle w:val="Heading3"/>
      </w:pPr>
      <w:bookmarkStart w:id="206" w:name="_ODE_Broadcast_TIM"/>
      <w:bookmarkStart w:id="207" w:name="_Toc531858712"/>
      <w:bookmarkEnd w:id="206"/>
      <w:r>
        <w:t xml:space="preserve">ODE </w:t>
      </w:r>
      <w:r w:rsidR="00A1173A">
        <w:t>Broadcast TIM</w:t>
      </w:r>
      <w:bookmarkEnd w:id="207"/>
    </w:p>
    <w:p w:rsidR="00A1173A" w:rsidRDefault="00A1173A" w:rsidP="00A1173A">
      <w:pPr>
        <w:rPr>
          <w:rStyle w:val="Hyperlink"/>
        </w:rPr>
      </w:pPr>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ED7F83" w:rsidRDefault="00A90A98" w:rsidP="00A90A98">
      <w:pPr>
        <w:shd w:val="clear" w:color="auto" w:fill="D9D9D9" w:themeFill="background1" w:themeFillShade="D9"/>
        <w:spacing w:after="0"/>
        <w:rPr>
          <w:rFonts w:ascii="Courier New" w:hAnsi="Courier New" w:cs="Courier New"/>
          <w:sz w:val="20"/>
          <w:szCs w:val="20"/>
        </w:rPr>
      </w:pPr>
      <w:r w:rsidRPr="00ED7F83">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208" w:name="_Toc531858713"/>
      <w:r>
        <w:t xml:space="preserve">Received TIM </w:t>
      </w:r>
      <w:r w:rsidR="00D93DEF">
        <w:t>from rxMsg</w:t>
      </w:r>
      <w:bookmarkEnd w:id="208"/>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209" w:name="_Toc531858714"/>
      <w:r>
        <w:t>Sample Distress Notification Message (dnMsg)</w:t>
      </w:r>
      <w:bookmarkEnd w:id="209"/>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2E3921"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210" w:name="_Toc531858715"/>
      <w:r>
        <w:t>J2735 Broadcast TIM</w:t>
      </w:r>
      <w:bookmarkEnd w:id="210"/>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800A54" w:rsidRPr="00EC5A4D" w:rsidRDefault="00800A54" w:rsidP="00800A54">
      <w:pPr>
        <w:shd w:val="clear" w:color="auto" w:fill="D9D9D9" w:themeFill="background1" w:themeFillShade="D9"/>
        <w:spacing w:after="0"/>
        <w:rPr>
          <w:ins w:id="211" w:author="Musavi, Hamid [USA]" w:date="2018-12-06T10:45:00Z"/>
          <w:rFonts w:ascii="Courier New" w:hAnsi="Courier New" w:cs="Courier New"/>
          <w:b/>
          <w:i/>
          <w:sz w:val="20"/>
          <w:szCs w:val="20"/>
        </w:rPr>
      </w:pPr>
      <w:ins w:id="212" w:author="Musavi, Hamid [USA]" w:date="2018-12-06T10:45:00Z">
        <w:r w:rsidRPr="00EC5A4D">
          <w:rPr>
            <w:rFonts w:ascii="Courier New" w:hAnsi="Courier New" w:cs="Courier New"/>
            <w:b/>
            <w:i/>
            <w:sz w:val="20"/>
            <w:szCs w:val="20"/>
          </w:rPr>
          <w:t xml:space="preserve">      "rsus": {</w:t>
        </w:r>
      </w:ins>
    </w:p>
    <w:p w:rsidR="00800A54" w:rsidRPr="00EC5A4D" w:rsidRDefault="00800A54" w:rsidP="00800A54">
      <w:pPr>
        <w:shd w:val="clear" w:color="auto" w:fill="D9D9D9" w:themeFill="background1" w:themeFillShade="D9"/>
        <w:spacing w:after="0"/>
        <w:rPr>
          <w:ins w:id="213" w:author="Musavi, Hamid [USA]" w:date="2018-12-06T10:46:00Z"/>
          <w:rFonts w:ascii="Courier New" w:hAnsi="Courier New" w:cs="Courier New"/>
          <w:b/>
          <w:i/>
          <w:sz w:val="20"/>
          <w:szCs w:val="20"/>
        </w:rPr>
      </w:pPr>
      <w:ins w:id="214" w:author="Musavi, Hamid [USA]" w:date="2018-12-06T10:45:00Z">
        <w:r w:rsidRPr="00EC5A4D">
          <w:rPr>
            <w:rFonts w:ascii="Courier New" w:hAnsi="Courier New" w:cs="Courier New"/>
            <w:b/>
            <w:i/>
            <w:sz w:val="20"/>
            <w:szCs w:val="20"/>
          </w:rPr>
          <w:t xml:space="preserve">        "rsus": {</w:t>
        </w:r>
      </w:ins>
    </w:p>
    <w:p w:rsidR="000B2548" w:rsidRPr="000B2548" w:rsidDel="00800A54" w:rsidRDefault="000B2548" w:rsidP="00800A54">
      <w:pPr>
        <w:shd w:val="clear" w:color="auto" w:fill="D9D9D9" w:themeFill="background1" w:themeFillShade="D9"/>
        <w:spacing w:after="0"/>
        <w:rPr>
          <w:del w:id="215" w:author="Musavi, Hamid [USA]" w:date="2018-12-06T10:45:00Z"/>
          <w:rFonts w:ascii="Courier New" w:hAnsi="Courier New" w:cs="Courier New"/>
          <w:sz w:val="20"/>
          <w:szCs w:val="20"/>
        </w:rPr>
      </w:pPr>
      <w:del w:id="216" w:author="Musavi, Hamid [USA]" w:date="2018-12-06T10:45:00Z">
        <w:r w:rsidRPr="000B2548" w:rsidDel="00800A54">
          <w:rPr>
            <w:rFonts w:ascii="Courier New" w:hAnsi="Courier New" w:cs="Courier New"/>
            <w:sz w:val="20"/>
            <w:szCs w:val="20"/>
          </w:rPr>
          <w:delText xml:space="preserve">      "rsus": [</w:delText>
        </w:r>
      </w:del>
    </w:p>
    <w:p w:rsidR="000B2548" w:rsidRPr="000B2548" w:rsidDel="00800A54" w:rsidRDefault="000B2548" w:rsidP="000B2548">
      <w:pPr>
        <w:shd w:val="clear" w:color="auto" w:fill="D9D9D9" w:themeFill="background1" w:themeFillShade="D9"/>
        <w:spacing w:after="0"/>
        <w:rPr>
          <w:del w:id="217" w:author="Musavi, Hamid [USA]" w:date="2018-12-06T10:45:00Z"/>
          <w:rFonts w:ascii="Courier New" w:hAnsi="Courier New" w:cs="Courier New"/>
          <w:sz w:val="20"/>
          <w:szCs w:val="20"/>
        </w:rPr>
      </w:pPr>
      <w:del w:id="218" w:author="Musavi, Hamid [USA]" w:date="2018-12-06T10:45:00Z">
        <w:r w:rsidRPr="000B2548" w:rsidDel="00800A54">
          <w:rPr>
            <w:rFonts w:ascii="Courier New" w:hAnsi="Courier New" w:cs="Courier New"/>
            <w:sz w:val="20"/>
            <w:szCs w:val="20"/>
          </w:rPr>
          <w:delText xml:space="preserve">        {</w:delText>
        </w:r>
      </w:del>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"rsuTarget": "127.0.0.3",</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"rsuUsername": "v3user",</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"rsuRetries": 1,</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"rsuTimeout": 1000,</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"rsuPassword": "*",</w:t>
      </w:r>
    </w:p>
    <w:p w:rsid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"rsuIndex": 10</w:t>
      </w:r>
    </w:p>
    <w:p w:rsidR="00800A54" w:rsidRPr="00EC5A4D" w:rsidRDefault="00800A54" w:rsidP="00800A54">
      <w:pPr>
        <w:shd w:val="clear" w:color="auto" w:fill="D9D9D9" w:themeFill="background1" w:themeFillShade="D9"/>
        <w:spacing w:after="0"/>
        <w:rPr>
          <w:ins w:id="219" w:author="Musavi, Hamid [USA]" w:date="2018-12-06T10:46:00Z"/>
          <w:rFonts w:ascii="Courier New" w:hAnsi="Courier New" w:cs="Courier New"/>
          <w:b/>
          <w:i/>
          <w:sz w:val="20"/>
          <w:szCs w:val="20"/>
        </w:rPr>
      </w:pPr>
      <w:ins w:id="220" w:author="Musavi, Hamid [USA]" w:date="2018-12-06T10:46:00Z">
        <w:r w:rsidRPr="00EC5A4D">
          <w:rPr>
            <w:rFonts w:ascii="Courier New" w:hAnsi="Courier New" w:cs="Courier New"/>
            <w:b/>
            <w:i/>
            <w:sz w:val="20"/>
            <w:szCs w:val="20"/>
          </w:rPr>
          <w:lastRenderedPageBreak/>
          <w:t xml:space="preserve">        }</w:t>
        </w:r>
      </w:ins>
    </w:p>
    <w:p w:rsidR="00800A54" w:rsidRPr="00EC5A4D" w:rsidRDefault="00800A54" w:rsidP="00800A54">
      <w:pPr>
        <w:shd w:val="clear" w:color="auto" w:fill="D9D9D9" w:themeFill="background1" w:themeFillShade="D9"/>
        <w:spacing w:after="0"/>
        <w:rPr>
          <w:ins w:id="221" w:author="Musavi, Hamid [USA]" w:date="2018-12-06T10:46:00Z"/>
          <w:rFonts w:ascii="Courier New" w:hAnsi="Courier New" w:cs="Courier New"/>
          <w:b/>
          <w:i/>
          <w:sz w:val="20"/>
          <w:szCs w:val="20"/>
        </w:rPr>
      </w:pPr>
      <w:ins w:id="222" w:author="Musavi, Hamid [USA]" w:date="2018-12-06T10:46:00Z">
        <w:r w:rsidRPr="00EC5A4D">
          <w:rPr>
            <w:rFonts w:ascii="Courier New" w:hAnsi="Courier New" w:cs="Courier New"/>
            <w:b/>
            <w:i/>
            <w:sz w:val="20"/>
            <w:szCs w:val="20"/>
          </w:rPr>
          <w:t xml:space="preserve">      },</w:t>
        </w:r>
      </w:ins>
    </w:p>
    <w:p w:rsidR="000B2548" w:rsidRPr="000B2548" w:rsidDel="00800A54" w:rsidRDefault="000B2548" w:rsidP="00800A54">
      <w:pPr>
        <w:shd w:val="clear" w:color="auto" w:fill="D9D9D9" w:themeFill="background1" w:themeFillShade="D9"/>
        <w:spacing w:after="0"/>
        <w:rPr>
          <w:del w:id="223" w:author="Musavi, Hamid [USA]" w:date="2018-12-06T10:46:00Z"/>
          <w:rFonts w:ascii="Courier New" w:hAnsi="Courier New" w:cs="Courier New"/>
          <w:sz w:val="20"/>
          <w:szCs w:val="20"/>
        </w:rPr>
      </w:pPr>
      <w:del w:id="224" w:author="Musavi, Hamid [USA]" w:date="2018-12-06T10:46:00Z">
        <w:r w:rsidRPr="000B2548" w:rsidDel="00800A54">
          <w:rPr>
            <w:rFonts w:ascii="Courier New" w:hAnsi="Courier New" w:cs="Courier New"/>
            <w:sz w:val="20"/>
            <w:szCs w:val="20"/>
          </w:rPr>
          <w:delText xml:space="preserve">        }</w:delText>
        </w:r>
      </w:del>
    </w:p>
    <w:p w:rsidR="000B2548" w:rsidRPr="000B2548" w:rsidDel="00800A54" w:rsidRDefault="000B2548" w:rsidP="000B2548">
      <w:pPr>
        <w:shd w:val="clear" w:color="auto" w:fill="D9D9D9" w:themeFill="background1" w:themeFillShade="D9"/>
        <w:spacing w:after="0"/>
        <w:rPr>
          <w:del w:id="225" w:author="Musavi, Hamid [USA]" w:date="2018-12-06T10:46:00Z"/>
          <w:rFonts w:ascii="Courier New" w:hAnsi="Courier New" w:cs="Courier New"/>
          <w:sz w:val="20"/>
          <w:szCs w:val="20"/>
        </w:rPr>
      </w:pPr>
      <w:del w:id="226" w:author="Musavi, Hamid [USA]" w:date="2018-12-06T10:46:00Z">
        <w:r w:rsidRPr="000B2548" w:rsidDel="00800A54">
          <w:rPr>
            <w:rFonts w:ascii="Courier New" w:hAnsi="Courier New" w:cs="Courier New"/>
            <w:sz w:val="20"/>
            <w:szCs w:val="20"/>
          </w:rPr>
          <w:delText xml:space="preserve">      ],</w:delText>
        </w:r>
      </w:del>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"us.dot.its.jpo.ode.model.OdeTimPayload",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227" w:name="_Toc531858716"/>
      <w:r>
        <w:t>Sample Driver Alert</w:t>
      </w:r>
      <w:bookmarkEnd w:id="227"/>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28" w:name="_Toc531858717"/>
      <w:r>
        <w:t>Sample BSM Data</w:t>
      </w:r>
      <w:bookmarkEnd w:id="228"/>
    </w:p>
    <w:p w:rsidR="008B1559" w:rsidRDefault="00D93DEF" w:rsidP="008B1559">
      <w:pPr>
        <w:pStyle w:val="Heading3"/>
      </w:pPr>
      <w:bookmarkStart w:id="229" w:name="_Toc531858718"/>
      <w:r>
        <w:t>BSM from bsmTx</w:t>
      </w:r>
      <w:bookmarkEnd w:id="229"/>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30" w:name="_Toc531858719"/>
      <w:r>
        <w:t xml:space="preserve">BSM </w:t>
      </w:r>
      <w:r w:rsidR="00D93DEF">
        <w:t xml:space="preserve">from </w:t>
      </w:r>
      <w:r w:rsidR="003B7407">
        <w:t>bsmLogDuringEvent</w:t>
      </w:r>
      <w:bookmarkEnd w:id="230"/>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231" w:name="_Toc531858720"/>
      <w:r>
        <w:t>BSM from rxMsg</w:t>
      </w:r>
      <w:bookmarkEnd w:id="231"/>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232" w:name="_Toc531858721"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232"/>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BF4" w:rsidRDefault="00056BF4" w:rsidP="002F2B93">
      <w:pPr>
        <w:spacing w:after="0" w:line="240" w:lineRule="auto"/>
      </w:pPr>
      <w:r>
        <w:separator/>
      </w:r>
    </w:p>
  </w:endnote>
  <w:endnote w:type="continuationSeparator" w:id="0">
    <w:p w:rsidR="00056BF4" w:rsidRDefault="00056BF4" w:rsidP="002F2B93">
      <w:pPr>
        <w:spacing w:after="0" w:line="240" w:lineRule="auto"/>
      </w:pPr>
      <w:r>
        <w:continuationSeparator/>
      </w:r>
    </w:p>
  </w:endnote>
  <w:endnote w:id="1">
    <w:p w:rsidR="002E3921" w:rsidRDefault="002E3921" w:rsidP="00E0724D">
      <w:pPr>
        <w:pStyle w:val="EndnoteText"/>
      </w:pPr>
      <w:r>
        <w:rPr>
          <w:rStyle w:val="EndnoteReference"/>
        </w:rPr>
        <w:endnoteRef/>
      </w:r>
      <w:r>
        <w:t xml:space="preserve"> </w:t>
      </w:r>
      <w:r w:rsidRPr="00F33F98">
        <w:t>Midnight will be represented as 0:00 for all time fields</w:t>
      </w:r>
    </w:p>
  </w:endnote>
  <w:endnote w:id="2">
    <w:p w:rsidR="002E3921" w:rsidRDefault="002E3921">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BF4" w:rsidRDefault="00056BF4" w:rsidP="002F2B93">
      <w:pPr>
        <w:spacing w:after="0" w:line="240" w:lineRule="auto"/>
      </w:pPr>
      <w:r>
        <w:separator/>
      </w:r>
    </w:p>
  </w:footnote>
  <w:footnote w:type="continuationSeparator" w:id="0">
    <w:p w:rsidR="00056BF4" w:rsidRDefault="00056BF4" w:rsidP="002F2B93">
      <w:pPr>
        <w:spacing w:after="0" w:line="240" w:lineRule="auto"/>
      </w:pPr>
      <w:r>
        <w:continuationSeparator/>
      </w:r>
    </w:p>
  </w:footnote>
  <w:footnote w:id="1">
    <w:p w:rsidR="002E3921" w:rsidRDefault="002E3921" w:rsidP="00E0724D">
      <w:pPr>
        <w:pStyle w:val="FootnoteText"/>
      </w:pPr>
      <w:r>
        <w:rPr>
          <w:rStyle w:val="FootnoteReference"/>
        </w:rPr>
        <w:footnoteRef/>
      </w:r>
      <w:r>
        <w:t xml:space="preserve"> Available starting with schemaVersion 4</w:t>
      </w:r>
    </w:p>
  </w:footnote>
  <w:footnote w:id="2">
    <w:p w:rsidR="002E3921" w:rsidRDefault="002E3921"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2E3921" w:rsidRDefault="002E3921"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2E3921" w:rsidRDefault="002E3921" w:rsidP="00E0724D">
      <w:pPr>
        <w:pStyle w:val="FootnoteText"/>
      </w:pPr>
      <w:r>
        <w:rPr>
          <w:rStyle w:val="FootnoteReference"/>
        </w:rPr>
        <w:footnoteRef/>
      </w:r>
      <w:r>
        <w:t xml:space="preserve"> Available starting with schemaVersion 3</w:t>
      </w:r>
    </w:p>
  </w:footnote>
  <w:footnote w:id="5">
    <w:p w:rsidR="002E3921" w:rsidRDefault="002E3921" w:rsidP="00E0724D">
      <w:pPr>
        <w:pStyle w:val="FootnoteText"/>
      </w:pPr>
      <w:r>
        <w:rPr>
          <w:rStyle w:val="FootnoteReference"/>
        </w:rPr>
        <w:footnoteRef/>
      </w:r>
      <w:r>
        <w:t xml:space="preserve"> Available starting with schemaVersion 4</w:t>
      </w:r>
    </w:p>
  </w:footnote>
  <w:footnote w:id="6">
    <w:p w:rsidR="002E3921" w:rsidRDefault="002E3921">
      <w:pPr>
        <w:pStyle w:val="FootnoteText"/>
      </w:pPr>
      <w:r>
        <w:rPr>
          <w:rStyle w:val="FootnoteReference"/>
        </w:rPr>
        <w:footnoteRef/>
      </w:r>
      <w:r>
        <w:t xml:space="preserve"> Available starting with schemaVersion 6</w:t>
      </w:r>
    </w:p>
  </w:footnote>
  <w:footnote w:id="7">
    <w:p w:rsidR="002E3921" w:rsidRDefault="002E3921"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2E3921" w:rsidRDefault="002E3921" w:rsidP="00A50733">
      <w:pPr>
        <w:pStyle w:val="FootnoteText"/>
      </w:pPr>
      <w:r>
        <w:rPr>
          <w:rStyle w:val="FootnoteReference"/>
        </w:rPr>
        <w:footnoteRef/>
      </w:r>
      <w:r>
        <w:t xml:space="preserve"> Available starting with schemaVersion 4</w:t>
      </w:r>
    </w:p>
  </w:footnote>
  <w:footnote w:id="9">
    <w:p w:rsidR="002E3921" w:rsidRDefault="002E3921">
      <w:pPr>
        <w:pStyle w:val="FootnoteText"/>
      </w:pPr>
      <w:r>
        <w:rPr>
          <w:rStyle w:val="FootnoteReference"/>
        </w:rPr>
        <w:footnoteRef/>
      </w:r>
      <w:r>
        <w:t xml:space="preserve"> Only available in schemaVersion 3.</w:t>
      </w:r>
    </w:p>
  </w:footnote>
  <w:footnote w:id="10">
    <w:p w:rsidR="002E3921" w:rsidRDefault="002E3921">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921" w:rsidRPr="008C1C89" w:rsidRDefault="002E3921"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56BF4"/>
    <w:rsid w:val="00060B01"/>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E3921"/>
    <w:rsid w:val="002F2B93"/>
    <w:rsid w:val="002F7F60"/>
    <w:rsid w:val="00312028"/>
    <w:rsid w:val="003128AE"/>
    <w:rsid w:val="003148C0"/>
    <w:rsid w:val="00326696"/>
    <w:rsid w:val="00330EC7"/>
    <w:rsid w:val="00331B6B"/>
    <w:rsid w:val="00332E8E"/>
    <w:rsid w:val="0033406E"/>
    <w:rsid w:val="00342210"/>
    <w:rsid w:val="00355EE1"/>
    <w:rsid w:val="003658DB"/>
    <w:rsid w:val="00380EEE"/>
    <w:rsid w:val="00384A61"/>
    <w:rsid w:val="00384C3A"/>
    <w:rsid w:val="00384C92"/>
    <w:rsid w:val="00392E45"/>
    <w:rsid w:val="003B03FA"/>
    <w:rsid w:val="003B603E"/>
    <w:rsid w:val="003B7407"/>
    <w:rsid w:val="003D037E"/>
    <w:rsid w:val="003D1AA8"/>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61B9D"/>
    <w:rsid w:val="006954E2"/>
    <w:rsid w:val="006A1740"/>
    <w:rsid w:val="006C0B61"/>
    <w:rsid w:val="006C3F59"/>
    <w:rsid w:val="006F1EF1"/>
    <w:rsid w:val="006F3AEE"/>
    <w:rsid w:val="006F7E07"/>
    <w:rsid w:val="006F7F91"/>
    <w:rsid w:val="00713456"/>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0A54"/>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B3E0F"/>
    <w:rsid w:val="009C4A87"/>
    <w:rsid w:val="009C514A"/>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636D"/>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97CC5"/>
    <w:rsid w:val="00DA3ACB"/>
    <w:rsid w:val="00DA437C"/>
    <w:rsid w:val="00DA6C5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C5A4D"/>
    <w:rsid w:val="00ED77CC"/>
    <w:rsid w:val="00ED79F0"/>
    <w:rsid w:val="00ED7F83"/>
    <w:rsid w:val="00EE01CD"/>
    <w:rsid w:val="00EE0ED4"/>
    <w:rsid w:val="00EE21A8"/>
    <w:rsid w:val="00F13022"/>
    <w:rsid w:val="00F14205"/>
    <w:rsid w:val="00F27C43"/>
    <w:rsid w:val="00F3218D"/>
    <w:rsid w:val="00F33F98"/>
    <w:rsid w:val="00F35716"/>
    <w:rsid w:val="00F42C77"/>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B335"/>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03D78400-CDC7-4E4D-9856-322021176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75</Pages>
  <Words>16963</Words>
  <Characters>96690</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62</cp:revision>
  <dcterms:created xsi:type="dcterms:W3CDTF">2018-04-23T18:57:00Z</dcterms:created>
  <dcterms:modified xsi:type="dcterms:W3CDTF">2018-12-06T16:22:00Z</dcterms:modified>
</cp:coreProperties>
</file>