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8-04-30T08:38:00Z">
        <w:r w:rsidR="00B77060">
          <w:rPr>
            <w:b/>
            <w:noProof/>
            <w:color w:val="0070C0"/>
          </w:rPr>
          <w:t>April 30, 2018</w:t>
        </w:r>
      </w:ins>
      <w:del w:id="1" w:author="Musavi, Hamid [USA]" w:date="2018-04-30T08:38:00Z">
        <w:r w:rsidR="005C383D" w:rsidDel="00B77060">
          <w:rPr>
            <w:b/>
            <w:noProof/>
            <w:color w:val="0070C0"/>
          </w:rPr>
          <w:delText>April 27, 2018</w:delText>
        </w:r>
      </w:del>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F70BA7"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2513552" w:history="1">
            <w:r w:rsidR="00F70BA7" w:rsidRPr="00931DEC">
              <w:rPr>
                <w:rStyle w:val="Hyperlink"/>
                <w:noProof/>
              </w:rPr>
              <w:t>1</w:t>
            </w:r>
            <w:r w:rsidR="00F70BA7">
              <w:rPr>
                <w:noProof/>
                <w:lang w:eastAsia="en-US"/>
              </w:rPr>
              <w:tab/>
            </w:r>
            <w:r w:rsidR="00F70BA7" w:rsidRPr="00931DEC">
              <w:rPr>
                <w:rStyle w:val="Hyperlink"/>
                <w:noProof/>
              </w:rPr>
              <w:t>Introduction</w:t>
            </w:r>
            <w:r w:rsidR="00F70BA7">
              <w:rPr>
                <w:noProof/>
                <w:webHidden/>
              </w:rPr>
              <w:tab/>
            </w:r>
            <w:r w:rsidR="00F70BA7">
              <w:rPr>
                <w:noProof/>
                <w:webHidden/>
              </w:rPr>
              <w:fldChar w:fldCharType="begin"/>
            </w:r>
            <w:r w:rsidR="00F70BA7">
              <w:rPr>
                <w:noProof/>
                <w:webHidden/>
              </w:rPr>
              <w:instrText xml:space="preserve"> PAGEREF _Toc512513552 \h </w:instrText>
            </w:r>
            <w:r w:rsidR="00F70BA7">
              <w:rPr>
                <w:noProof/>
                <w:webHidden/>
              </w:rPr>
            </w:r>
            <w:r w:rsidR="00F70BA7">
              <w:rPr>
                <w:noProof/>
                <w:webHidden/>
              </w:rPr>
              <w:fldChar w:fldCharType="separate"/>
            </w:r>
            <w:r w:rsidR="00F70BA7">
              <w:rPr>
                <w:noProof/>
                <w:webHidden/>
              </w:rPr>
              <w:t>7</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553" w:history="1">
            <w:r w:rsidR="00F70BA7" w:rsidRPr="00931DEC">
              <w:rPr>
                <w:rStyle w:val="Hyperlink"/>
                <w:noProof/>
              </w:rPr>
              <w:t>2</w:t>
            </w:r>
            <w:r w:rsidR="00F70BA7">
              <w:rPr>
                <w:noProof/>
                <w:lang w:eastAsia="en-US"/>
              </w:rPr>
              <w:tab/>
            </w:r>
            <w:r w:rsidR="00F70BA7" w:rsidRPr="00931DEC">
              <w:rPr>
                <w:rStyle w:val="Hyperlink"/>
                <w:noProof/>
              </w:rPr>
              <w:t>Published Topics</w:t>
            </w:r>
            <w:r w:rsidR="00F70BA7">
              <w:rPr>
                <w:noProof/>
                <w:webHidden/>
              </w:rPr>
              <w:tab/>
            </w:r>
            <w:r w:rsidR="00F70BA7">
              <w:rPr>
                <w:noProof/>
                <w:webHidden/>
              </w:rPr>
              <w:fldChar w:fldCharType="begin"/>
            </w:r>
            <w:r w:rsidR="00F70BA7">
              <w:rPr>
                <w:noProof/>
                <w:webHidden/>
              </w:rPr>
              <w:instrText xml:space="preserve"> PAGEREF _Toc512513553 \h </w:instrText>
            </w:r>
            <w:r w:rsidR="00F70BA7">
              <w:rPr>
                <w:noProof/>
                <w:webHidden/>
              </w:rPr>
            </w:r>
            <w:r w:rsidR="00F70BA7">
              <w:rPr>
                <w:noProof/>
                <w:webHidden/>
              </w:rPr>
              <w:fldChar w:fldCharType="separate"/>
            </w:r>
            <w:r w:rsidR="00F70BA7">
              <w:rPr>
                <w:noProof/>
                <w:webHidden/>
              </w:rPr>
              <w:t>7</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554" w:history="1">
            <w:r w:rsidR="00F70BA7" w:rsidRPr="00931DEC">
              <w:rPr>
                <w:rStyle w:val="Hyperlink"/>
                <w:noProof/>
              </w:rPr>
              <w:t>3</w:t>
            </w:r>
            <w:r w:rsidR="00F70BA7">
              <w:rPr>
                <w:noProof/>
                <w:lang w:eastAsia="en-US"/>
              </w:rPr>
              <w:tab/>
            </w:r>
            <w:r w:rsidR="00F70BA7" w:rsidRPr="00931DEC">
              <w:rPr>
                <w:rStyle w:val="Hyperlink"/>
                <w:noProof/>
              </w:rPr>
              <w:t>Common Data Schemas</w:t>
            </w:r>
            <w:r w:rsidR="00F70BA7">
              <w:rPr>
                <w:noProof/>
                <w:webHidden/>
              </w:rPr>
              <w:tab/>
            </w:r>
            <w:r w:rsidR="00F70BA7">
              <w:rPr>
                <w:noProof/>
                <w:webHidden/>
              </w:rPr>
              <w:fldChar w:fldCharType="begin"/>
            </w:r>
            <w:r w:rsidR="00F70BA7">
              <w:rPr>
                <w:noProof/>
                <w:webHidden/>
              </w:rPr>
              <w:instrText xml:space="preserve"> PAGEREF _Toc512513554 \h </w:instrText>
            </w:r>
            <w:r w:rsidR="00F70BA7">
              <w:rPr>
                <w:noProof/>
                <w:webHidden/>
              </w:rPr>
            </w:r>
            <w:r w:rsidR="00F70BA7">
              <w:rPr>
                <w:noProof/>
                <w:webHidden/>
              </w:rPr>
              <w:fldChar w:fldCharType="separate"/>
            </w:r>
            <w:r w:rsidR="00F70BA7">
              <w:rPr>
                <w:noProof/>
                <w:webHidden/>
              </w:rPr>
              <w:t>8</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55" w:history="1">
            <w:r w:rsidR="00F70BA7" w:rsidRPr="00931DEC">
              <w:rPr>
                <w:rStyle w:val="Hyperlink"/>
                <w:noProof/>
              </w:rPr>
              <w:t>3.1</w:t>
            </w:r>
            <w:r w:rsidR="00F70BA7">
              <w:rPr>
                <w:noProof/>
                <w:lang w:eastAsia="en-US"/>
              </w:rPr>
              <w:tab/>
            </w:r>
            <w:r w:rsidR="00F70BA7" w:rsidRPr="00931DEC">
              <w:rPr>
                <w:rStyle w:val="Hyperlink"/>
                <w:noProof/>
              </w:rPr>
              <w:t>ODE Data</w:t>
            </w:r>
            <w:r w:rsidR="00F70BA7">
              <w:rPr>
                <w:noProof/>
                <w:webHidden/>
              </w:rPr>
              <w:tab/>
            </w:r>
            <w:r w:rsidR="00F70BA7">
              <w:rPr>
                <w:noProof/>
                <w:webHidden/>
              </w:rPr>
              <w:fldChar w:fldCharType="begin"/>
            </w:r>
            <w:r w:rsidR="00F70BA7">
              <w:rPr>
                <w:noProof/>
                <w:webHidden/>
              </w:rPr>
              <w:instrText xml:space="preserve"> PAGEREF _Toc512513555 \h </w:instrText>
            </w:r>
            <w:r w:rsidR="00F70BA7">
              <w:rPr>
                <w:noProof/>
                <w:webHidden/>
              </w:rPr>
            </w:r>
            <w:r w:rsidR="00F70BA7">
              <w:rPr>
                <w:noProof/>
                <w:webHidden/>
              </w:rPr>
              <w:fldChar w:fldCharType="separate"/>
            </w:r>
            <w:r w:rsidR="00F70BA7">
              <w:rPr>
                <w:noProof/>
                <w:webHidden/>
              </w:rPr>
              <w:t>8</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56" w:history="1">
            <w:r w:rsidR="00F70BA7" w:rsidRPr="00931DEC">
              <w:rPr>
                <w:rStyle w:val="Hyperlink"/>
                <w:noProof/>
              </w:rPr>
              <w:t>3.2</w:t>
            </w:r>
            <w:r w:rsidR="00F70BA7">
              <w:rPr>
                <w:noProof/>
                <w:lang w:eastAsia="en-US"/>
              </w:rPr>
              <w:tab/>
            </w:r>
            <w:r w:rsidR="00F70BA7" w:rsidRPr="00931DEC">
              <w:rPr>
                <w:rStyle w:val="Hyperlink"/>
                <w:noProof/>
              </w:rPr>
              <w:t>ODE Message Metadata</w:t>
            </w:r>
            <w:r w:rsidR="00F70BA7">
              <w:rPr>
                <w:noProof/>
                <w:webHidden/>
              </w:rPr>
              <w:tab/>
            </w:r>
            <w:r w:rsidR="00F70BA7">
              <w:rPr>
                <w:noProof/>
                <w:webHidden/>
              </w:rPr>
              <w:fldChar w:fldCharType="begin"/>
            </w:r>
            <w:r w:rsidR="00F70BA7">
              <w:rPr>
                <w:noProof/>
                <w:webHidden/>
              </w:rPr>
              <w:instrText xml:space="preserve"> PAGEREF _Toc512513556 \h </w:instrText>
            </w:r>
            <w:r w:rsidR="00F70BA7">
              <w:rPr>
                <w:noProof/>
                <w:webHidden/>
              </w:rPr>
            </w:r>
            <w:r w:rsidR="00F70BA7">
              <w:rPr>
                <w:noProof/>
                <w:webHidden/>
              </w:rPr>
              <w:fldChar w:fldCharType="separate"/>
            </w:r>
            <w:r w:rsidR="00F70BA7">
              <w:rPr>
                <w:noProof/>
                <w:webHidden/>
              </w:rPr>
              <w:t>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57" w:history="1">
            <w:r w:rsidR="00F70BA7" w:rsidRPr="00931DEC">
              <w:rPr>
                <w:rStyle w:val="Hyperlink"/>
                <w:noProof/>
              </w:rPr>
              <w:t>3.3</w:t>
            </w:r>
            <w:r w:rsidR="00F70BA7">
              <w:rPr>
                <w:noProof/>
                <w:lang w:eastAsia="en-US"/>
              </w:rPr>
              <w:tab/>
            </w:r>
            <w:r w:rsidR="00F70BA7" w:rsidRPr="00931DEC">
              <w:rPr>
                <w:rStyle w:val="Hyperlink"/>
                <w:noProof/>
              </w:rPr>
              <w:t>SerialId</w:t>
            </w:r>
            <w:r w:rsidR="00F70BA7">
              <w:rPr>
                <w:noProof/>
                <w:webHidden/>
              </w:rPr>
              <w:tab/>
            </w:r>
            <w:r w:rsidR="00F70BA7">
              <w:rPr>
                <w:noProof/>
                <w:webHidden/>
              </w:rPr>
              <w:fldChar w:fldCharType="begin"/>
            </w:r>
            <w:r w:rsidR="00F70BA7">
              <w:rPr>
                <w:noProof/>
                <w:webHidden/>
              </w:rPr>
              <w:instrText xml:space="preserve"> PAGEREF _Toc512513557 \h </w:instrText>
            </w:r>
            <w:r w:rsidR="00F70BA7">
              <w:rPr>
                <w:noProof/>
                <w:webHidden/>
              </w:rPr>
            </w:r>
            <w:r w:rsidR="00F70BA7">
              <w:rPr>
                <w:noProof/>
                <w:webHidden/>
              </w:rPr>
              <w:fldChar w:fldCharType="separate"/>
            </w:r>
            <w:r w:rsidR="00F70BA7">
              <w:rPr>
                <w:noProof/>
                <w:webHidden/>
              </w:rPr>
              <w:t>11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58" w:history="1">
            <w:r w:rsidR="00F70BA7" w:rsidRPr="00931DEC">
              <w:rPr>
                <w:rStyle w:val="Hyperlink"/>
                <w:noProof/>
              </w:rPr>
              <w:t>3.4</w:t>
            </w:r>
            <w:r w:rsidR="00F70BA7">
              <w:rPr>
                <w:noProof/>
                <w:lang w:eastAsia="en-US"/>
              </w:rPr>
              <w:tab/>
            </w:r>
            <w:r w:rsidR="00F70BA7" w:rsidRPr="00931DEC">
              <w:rPr>
                <w:rStyle w:val="Hyperlink"/>
                <w:noProof/>
              </w:rPr>
              <w:t>Encodings</w:t>
            </w:r>
            <w:r w:rsidR="00F70BA7">
              <w:rPr>
                <w:noProof/>
                <w:webHidden/>
              </w:rPr>
              <w:tab/>
            </w:r>
            <w:r w:rsidR="00F70BA7">
              <w:rPr>
                <w:noProof/>
                <w:webHidden/>
              </w:rPr>
              <w:fldChar w:fldCharType="begin"/>
            </w:r>
            <w:r w:rsidR="00F70BA7">
              <w:rPr>
                <w:noProof/>
                <w:webHidden/>
              </w:rPr>
              <w:instrText xml:space="preserve"> PAGEREF _Toc512513558 \h </w:instrText>
            </w:r>
            <w:r w:rsidR="00F70BA7">
              <w:rPr>
                <w:noProof/>
                <w:webHidden/>
              </w:rPr>
            </w:r>
            <w:r w:rsidR="00F70BA7">
              <w:rPr>
                <w:noProof/>
                <w:webHidden/>
              </w:rPr>
              <w:fldChar w:fldCharType="separate"/>
            </w:r>
            <w:r w:rsidR="00F70BA7">
              <w:rPr>
                <w:noProof/>
                <w:webHidden/>
              </w:rPr>
              <w:t>12</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59" w:history="1">
            <w:r w:rsidR="00F70BA7" w:rsidRPr="00931DEC">
              <w:rPr>
                <w:rStyle w:val="Hyperlink"/>
                <w:noProof/>
              </w:rPr>
              <w:t>3.5</w:t>
            </w:r>
            <w:r w:rsidR="00F70BA7">
              <w:rPr>
                <w:noProof/>
                <w:lang w:eastAsia="en-US"/>
              </w:rPr>
              <w:tab/>
            </w:r>
            <w:r w:rsidR="00F70BA7" w:rsidRPr="00931DEC">
              <w:rPr>
                <w:rStyle w:val="Hyperlink"/>
                <w:noProof/>
              </w:rPr>
              <w:t>ReceivedMessageDetails</w:t>
            </w:r>
            <w:r w:rsidR="00F70BA7">
              <w:rPr>
                <w:noProof/>
                <w:webHidden/>
              </w:rPr>
              <w:tab/>
            </w:r>
            <w:r w:rsidR="00F70BA7">
              <w:rPr>
                <w:noProof/>
                <w:webHidden/>
              </w:rPr>
              <w:fldChar w:fldCharType="begin"/>
            </w:r>
            <w:r w:rsidR="00F70BA7">
              <w:rPr>
                <w:noProof/>
                <w:webHidden/>
              </w:rPr>
              <w:instrText xml:space="preserve"> PAGEREF _Toc512513559 \h </w:instrText>
            </w:r>
            <w:r w:rsidR="00F70BA7">
              <w:rPr>
                <w:noProof/>
                <w:webHidden/>
              </w:rPr>
            </w:r>
            <w:r w:rsidR="00F70BA7">
              <w:rPr>
                <w:noProof/>
                <w:webHidden/>
              </w:rPr>
              <w:fldChar w:fldCharType="separate"/>
            </w:r>
            <w:r w:rsidR="00F70BA7">
              <w:rPr>
                <w:noProof/>
                <w:webHidden/>
              </w:rPr>
              <w:t>12</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0" w:history="1">
            <w:r w:rsidR="00F70BA7" w:rsidRPr="00931DEC">
              <w:rPr>
                <w:rStyle w:val="Hyperlink"/>
                <w:noProof/>
              </w:rPr>
              <w:t>3.6</w:t>
            </w:r>
            <w:r w:rsidR="00F70BA7">
              <w:rPr>
                <w:noProof/>
                <w:lang w:eastAsia="en-US"/>
              </w:rPr>
              <w:tab/>
            </w:r>
            <w:r w:rsidR="00F70BA7" w:rsidRPr="00931DEC">
              <w:rPr>
                <w:rStyle w:val="Hyperlink"/>
                <w:noProof/>
              </w:rPr>
              <w:t>OdeMessagePayload</w:t>
            </w:r>
            <w:r w:rsidR="00F70BA7">
              <w:rPr>
                <w:noProof/>
                <w:webHidden/>
              </w:rPr>
              <w:tab/>
            </w:r>
            <w:r w:rsidR="00F70BA7">
              <w:rPr>
                <w:noProof/>
                <w:webHidden/>
              </w:rPr>
              <w:fldChar w:fldCharType="begin"/>
            </w:r>
            <w:r w:rsidR="00F70BA7">
              <w:rPr>
                <w:noProof/>
                <w:webHidden/>
              </w:rPr>
              <w:instrText xml:space="preserve"> PAGEREF _Toc512513560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561" w:history="1">
            <w:r w:rsidR="00F70BA7" w:rsidRPr="00931DEC">
              <w:rPr>
                <w:rStyle w:val="Hyperlink"/>
                <w:noProof/>
              </w:rPr>
              <w:t>4</w:t>
            </w:r>
            <w:r w:rsidR="00F70BA7">
              <w:rPr>
                <w:noProof/>
                <w:lang w:eastAsia="en-US"/>
              </w:rPr>
              <w:tab/>
            </w:r>
            <w:r w:rsidR="00F70BA7" w:rsidRPr="00931DEC">
              <w:rPr>
                <w:rStyle w:val="Hyperlink"/>
                <w:noProof/>
              </w:rPr>
              <w:t>OdeTimPayload</w:t>
            </w:r>
            <w:r w:rsidR="00F70BA7">
              <w:rPr>
                <w:noProof/>
                <w:webHidden/>
              </w:rPr>
              <w:tab/>
            </w:r>
            <w:r w:rsidR="00F70BA7">
              <w:rPr>
                <w:noProof/>
                <w:webHidden/>
              </w:rPr>
              <w:fldChar w:fldCharType="begin"/>
            </w:r>
            <w:r w:rsidR="00F70BA7">
              <w:rPr>
                <w:noProof/>
                <w:webHidden/>
              </w:rPr>
              <w:instrText xml:space="preserve"> PAGEREF _Toc512513561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562" w:history="1">
            <w:r w:rsidR="00F70BA7" w:rsidRPr="00931DEC">
              <w:rPr>
                <w:rStyle w:val="Hyperlink"/>
                <w:noProof/>
              </w:rPr>
              <w:t>5</w:t>
            </w:r>
            <w:r w:rsidR="00F70BA7">
              <w:rPr>
                <w:noProof/>
                <w:lang w:eastAsia="en-US"/>
              </w:rPr>
              <w:tab/>
            </w:r>
            <w:r w:rsidR="00F70BA7" w:rsidRPr="00931DEC">
              <w:rPr>
                <w:rStyle w:val="Hyperlink"/>
                <w:noProof/>
              </w:rPr>
              <w:t>OdeDriverAlertPayload</w:t>
            </w:r>
            <w:r w:rsidR="00F70BA7">
              <w:rPr>
                <w:noProof/>
                <w:webHidden/>
              </w:rPr>
              <w:tab/>
            </w:r>
            <w:r w:rsidR="00F70BA7">
              <w:rPr>
                <w:noProof/>
                <w:webHidden/>
              </w:rPr>
              <w:fldChar w:fldCharType="begin"/>
            </w:r>
            <w:r w:rsidR="00F70BA7">
              <w:rPr>
                <w:noProof/>
                <w:webHidden/>
              </w:rPr>
              <w:instrText xml:space="preserve"> PAGEREF _Toc512513562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563" w:history="1">
            <w:r w:rsidR="00F70BA7" w:rsidRPr="00931DEC">
              <w:rPr>
                <w:rStyle w:val="Hyperlink"/>
                <w:noProof/>
              </w:rPr>
              <w:t>6</w:t>
            </w:r>
            <w:r w:rsidR="00F70BA7">
              <w:rPr>
                <w:noProof/>
                <w:lang w:eastAsia="en-US"/>
              </w:rPr>
              <w:tab/>
            </w:r>
            <w:r w:rsidR="00F70BA7" w:rsidRPr="00931DEC">
              <w:rPr>
                <w:rStyle w:val="Hyperlink"/>
                <w:noProof/>
              </w:rPr>
              <w:t>OdeBsmPayload</w:t>
            </w:r>
            <w:r w:rsidR="00F70BA7">
              <w:rPr>
                <w:noProof/>
                <w:webHidden/>
              </w:rPr>
              <w:tab/>
            </w:r>
            <w:r w:rsidR="00F70BA7">
              <w:rPr>
                <w:noProof/>
                <w:webHidden/>
              </w:rPr>
              <w:fldChar w:fldCharType="begin"/>
            </w:r>
            <w:r w:rsidR="00F70BA7">
              <w:rPr>
                <w:noProof/>
                <w:webHidden/>
              </w:rPr>
              <w:instrText xml:space="preserve"> PAGEREF _Toc512513563 \h </w:instrText>
            </w:r>
            <w:r w:rsidR="00F70BA7">
              <w:rPr>
                <w:noProof/>
                <w:webHidden/>
              </w:rPr>
            </w:r>
            <w:r w:rsidR="00F70BA7">
              <w:rPr>
                <w:noProof/>
                <w:webHidden/>
              </w:rPr>
              <w:fldChar w:fldCharType="separate"/>
            </w:r>
            <w:r w:rsidR="00F70BA7">
              <w:rPr>
                <w:noProof/>
                <w:webHidden/>
              </w:rPr>
              <w:t>13</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4" w:history="1">
            <w:r w:rsidR="00F70BA7" w:rsidRPr="00931DEC">
              <w:rPr>
                <w:rStyle w:val="Hyperlink"/>
                <w:noProof/>
              </w:rPr>
              <w:t>6.1</w:t>
            </w:r>
            <w:r w:rsidR="00F70BA7">
              <w:rPr>
                <w:noProof/>
                <w:lang w:eastAsia="en-US"/>
              </w:rPr>
              <w:tab/>
            </w:r>
            <w:r w:rsidR="00F70BA7" w:rsidRPr="00931DEC">
              <w:rPr>
                <w:rStyle w:val="Hyperlink"/>
                <w:noProof/>
              </w:rPr>
              <w:t>J2735BsmCoreData</w:t>
            </w:r>
            <w:r w:rsidR="00F70BA7">
              <w:rPr>
                <w:noProof/>
                <w:webHidden/>
              </w:rPr>
              <w:tab/>
            </w:r>
            <w:r w:rsidR="00F70BA7">
              <w:rPr>
                <w:noProof/>
                <w:webHidden/>
              </w:rPr>
              <w:fldChar w:fldCharType="begin"/>
            </w:r>
            <w:r w:rsidR="00F70BA7">
              <w:rPr>
                <w:noProof/>
                <w:webHidden/>
              </w:rPr>
              <w:instrText xml:space="preserve"> PAGEREF _Toc512513564 \h </w:instrText>
            </w:r>
            <w:r w:rsidR="00F70BA7">
              <w:rPr>
                <w:noProof/>
                <w:webHidden/>
              </w:rPr>
            </w:r>
            <w:r w:rsidR="00F70BA7">
              <w:rPr>
                <w:noProof/>
                <w:webHidden/>
              </w:rPr>
              <w:fldChar w:fldCharType="separate"/>
            </w:r>
            <w:r w:rsidR="00F70BA7">
              <w:rPr>
                <w:noProof/>
                <w:webHidden/>
              </w:rPr>
              <w:t>14</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5" w:history="1">
            <w:r w:rsidR="00F70BA7" w:rsidRPr="00931DEC">
              <w:rPr>
                <w:rStyle w:val="Hyperlink"/>
                <w:noProof/>
              </w:rPr>
              <w:t>6.2</w:t>
            </w:r>
            <w:r w:rsidR="00F70BA7">
              <w:rPr>
                <w:noProof/>
                <w:lang w:eastAsia="en-US"/>
              </w:rPr>
              <w:tab/>
            </w:r>
            <w:r w:rsidR="00F70BA7" w:rsidRPr="00931DEC">
              <w:rPr>
                <w:rStyle w:val="Hyperlink"/>
                <w:noProof/>
              </w:rPr>
              <w:t>J2735BsmPart2Content</w:t>
            </w:r>
            <w:r w:rsidR="00F70BA7">
              <w:rPr>
                <w:noProof/>
                <w:webHidden/>
              </w:rPr>
              <w:tab/>
            </w:r>
            <w:r w:rsidR="00F70BA7">
              <w:rPr>
                <w:noProof/>
                <w:webHidden/>
              </w:rPr>
              <w:fldChar w:fldCharType="begin"/>
            </w:r>
            <w:r w:rsidR="00F70BA7">
              <w:rPr>
                <w:noProof/>
                <w:webHidden/>
              </w:rPr>
              <w:instrText xml:space="preserve"> PAGEREF _Toc512513565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6" w:history="1">
            <w:r w:rsidR="00F70BA7" w:rsidRPr="00931DEC">
              <w:rPr>
                <w:rStyle w:val="Hyperlink"/>
                <w:noProof/>
              </w:rPr>
              <w:t>6.3</w:t>
            </w:r>
            <w:r w:rsidR="00F70BA7">
              <w:rPr>
                <w:noProof/>
                <w:lang w:eastAsia="en-US"/>
              </w:rPr>
              <w:tab/>
            </w:r>
            <w:r w:rsidR="00F70BA7" w:rsidRPr="00931DEC">
              <w:rPr>
                <w:rStyle w:val="Hyperlink"/>
                <w:noProof/>
              </w:rPr>
              <w:t>OdePosition3D</w:t>
            </w:r>
            <w:r w:rsidR="00F70BA7">
              <w:rPr>
                <w:noProof/>
                <w:webHidden/>
              </w:rPr>
              <w:tab/>
            </w:r>
            <w:r w:rsidR="00F70BA7">
              <w:rPr>
                <w:noProof/>
                <w:webHidden/>
              </w:rPr>
              <w:fldChar w:fldCharType="begin"/>
            </w:r>
            <w:r w:rsidR="00F70BA7">
              <w:rPr>
                <w:noProof/>
                <w:webHidden/>
              </w:rPr>
              <w:instrText xml:space="preserve"> PAGEREF _Toc512513566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7" w:history="1">
            <w:r w:rsidR="00F70BA7" w:rsidRPr="00931DEC">
              <w:rPr>
                <w:rStyle w:val="Hyperlink"/>
                <w:noProof/>
              </w:rPr>
              <w:t>6.4</w:t>
            </w:r>
            <w:r w:rsidR="00F70BA7">
              <w:rPr>
                <w:noProof/>
                <w:lang w:eastAsia="en-US"/>
              </w:rPr>
              <w:tab/>
            </w:r>
            <w:r w:rsidR="00F70BA7" w:rsidRPr="00931DEC">
              <w:rPr>
                <w:rStyle w:val="Hyperlink"/>
                <w:noProof/>
              </w:rPr>
              <w:t>J2735AccelerationSet4Way</w:t>
            </w:r>
            <w:r w:rsidR="00F70BA7">
              <w:rPr>
                <w:noProof/>
                <w:webHidden/>
              </w:rPr>
              <w:tab/>
            </w:r>
            <w:r w:rsidR="00F70BA7">
              <w:rPr>
                <w:noProof/>
                <w:webHidden/>
              </w:rPr>
              <w:fldChar w:fldCharType="begin"/>
            </w:r>
            <w:r w:rsidR="00F70BA7">
              <w:rPr>
                <w:noProof/>
                <w:webHidden/>
              </w:rPr>
              <w:instrText xml:space="preserve"> PAGEREF _Toc512513567 \h </w:instrText>
            </w:r>
            <w:r w:rsidR="00F70BA7">
              <w:rPr>
                <w:noProof/>
                <w:webHidden/>
              </w:rPr>
            </w:r>
            <w:r w:rsidR="00F70BA7">
              <w:rPr>
                <w:noProof/>
                <w:webHidden/>
              </w:rPr>
              <w:fldChar w:fldCharType="separate"/>
            </w:r>
            <w:r w:rsidR="00F70BA7">
              <w:rPr>
                <w:noProof/>
                <w:webHidden/>
              </w:rPr>
              <w:t>16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8" w:history="1">
            <w:r w:rsidR="00F70BA7" w:rsidRPr="00931DEC">
              <w:rPr>
                <w:rStyle w:val="Hyperlink"/>
                <w:noProof/>
              </w:rPr>
              <w:t>6.5</w:t>
            </w:r>
            <w:r w:rsidR="00F70BA7">
              <w:rPr>
                <w:noProof/>
                <w:lang w:eastAsia="en-US"/>
              </w:rPr>
              <w:tab/>
            </w:r>
            <w:r w:rsidR="00F70BA7" w:rsidRPr="00931DEC">
              <w:rPr>
                <w:rStyle w:val="Hyperlink"/>
                <w:noProof/>
              </w:rPr>
              <w:t>J2735PositionalAccuracy</w:t>
            </w:r>
            <w:r w:rsidR="00F70BA7">
              <w:rPr>
                <w:noProof/>
                <w:webHidden/>
              </w:rPr>
              <w:tab/>
            </w:r>
            <w:r w:rsidR="00F70BA7">
              <w:rPr>
                <w:noProof/>
                <w:webHidden/>
              </w:rPr>
              <w:fldChar w:fldCharType="begin"/>
            </w:r>
            <w:r w:rsidR="00F70BA7">
              <w:rPr>
                <w:noProof/>
                <w:webHidden/>
              </w:rPr>
              <w:instrText xml:space="preserve"> PAGEREF _Toc512513568 \h </w:instrText>
            </w:r>
            <w:r w:rsidR="00F70BA7">
              <w:rPr>
                <w:noProof/>
                <w:webHidden/>
              </w:rPr>
            </w:r>
            <w:r w:rsidR="00F70BA7">
              <w:rPr>
                <w:noProof/>
                <w:webHidden/>
              </w:rPr>
              <w:fldChar w:fldCharType="separate"/>
            </w:r>
            <w:r w:rsidR="00F70BA7">
              <w:rPr>
                <w:noProof/>
                <w:webHidden/>
              </w:rPr>
              <w:t>17</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69" w:history="1">
            <w:r w:rsidR="00F70BA7" w:rsidRPr="00931DEC">
              <w:rPr>
                <w:rStyle w:val="Hyperlink"/>
                <w:noProof/>
              </w:rPr>
              <w:t>6.6</w:t>
            </w:r>
            <w:r w:rsidR="00F70BA7">
              <w:rPr>
                <w:noProof/>
                <w:lang w:eastAsia="en-US"/>
              </w:rPr>
              <w:tab/>
            </w:r>
            <w:r w:rsidR="00F70BA7" w:rsidRPr="00931DEC">
              <w:rPr>
                <w:rStyle w:val="Hyperlink"/>
                <w:noProof/>
              </w:rPr>
              <w:t>J2735BrakeSystemStatus</w:t>
            </w:r>
            <w:r w:rsidR="00F70BA7">
              <w:rPr>
                <w:noProof/>
                <w:webHidden/>
              </w:rPr>
              <w:tab/>
            </w:r>
            <w:r w:rsidR="00F70BA7">
              <w:rPr>
                <w:noProof/>
                <w:webHidden/>
              </w:rPr>
              <w:fldChar w:fldCharType="begin"/>
            </w:r>
            <w:r w:rsidR="00F70BA7">
              <w:rPr>
                <w:noProof/>
                <w:webHidden/>
              </w:rPr>
              <w:instrText xml:space="preserve"> PAGEREF _Toc512513569 \h </w:instrText>
            </w:r>
            <w:r w:rsidR="00F70BA7">
              <w:rPr>
                <w:noProof/>
                <w:webHidden/>
              </w:rPr>
            </w:r>
            <w:r w:rsidR="00F70BA7">
              <w:rPr>
                <w:noProof/>
                <w:webHidden/>
              </w:rPr>
              <w:fldChar w:fldCharType="separate"/>
            </w:r>
            <w:r w:rsidR="00F70BA7">
              <w:rPr>
                <w:noProof/>
                <w:webHidden/>
              </w:rPr>
              <w:t>17</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0" w:history="1">
            <w:r w:rsidR="00F70BA7" w:rsidRPr="00931DEC">
              <w:rPr>
                <w:rStyle w:val="Hyperlink"/>
                <w:noProof/>
              </w:rPr>
              <w:t>6.7</w:t>
            </w:r>
            <w:r w:rsidR="00F70BA7">
              <w:rPr>
                <w:noProof/>
                <w:lang w:eastAsia="en-US"/>
              </w:rPr>
              <w:tab/>
            </w:r>
            <w:r w:rsidR="00F70BA7" w:rsidRPr="00931DEC">
              <w:rPr>
                <w:rStyle w:val="Hyperlink"/>
                <w:noProof/>
              </w:rPr>
              <w:t>J2735VehicleSize</w:t>
            </w:r>
            <w:r w:rsidR="00F70BA7">
              <w:rPr>
                <w:noProof/>
                <w:webHidden/>
              </w:rPr>
              <w:tab/>
            </w:r>
            <w:r w:rsidR="00F70BA7">
              <w:rPr>
                <w:noProof/>
                <w:webHidden/>
              </w:rPr>
              <w:fldChar w:fldCharType="begin"/>
            </w:r>
            <w:r w:rsidR="00F70BA7">
              <w:rPr>
                <w:noProof/>
                <w:webHidden/>
              </w:rPr>
              <w:instrText xml:space="preserve"> PAGEREF _Toc512513570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1" w:history="1">
            <w:r w:rsidR="00F70BA7" w:rsidRPr="00931DEC">
              <w:rPr>
                <w:rStyle w:val="Hyperlink"/>
                <w:noProof/>
              </w:rPr>
              <w:t>6.8</w:t>
            </w:r>
            <w:r w:rsidR="00F70BA7">
              <w:rPr>
                <w:noProof/>
                <w:lang w:eastAsia="en-US"/>
              </w:rPr>
              <w:tab/>
            </w:r>
            <w:r w:rsidR="00F70BA7" w:rsidRPr="00931DEC">
              <w:rPr>
                <w:rStyle w:val="Hyperlink"/>
                <w:noProof/>
              </w:rPr>
              <w:t>J2735BitString</w:t>
            </w:r>
            <w:r w:rsidR="00F70BA7">
              <w:rPr>
                <w:noProof/>
                <w:webHidden/>
              </w:rPr>
              <w:tab/>
            </w:r>
            <w:r w:rsidR="00F70BA7">
              <w:rPr>
                <w:noProof/>
                <w:webHidden/>
              </w:rPr>
              <w:fldChar w:fldCharType="begin"/>
            </w:r>
            <w:r w:rsidR="00F70BA7">
              <w:rPr>
                <w:noProof/>
                <w:webHidden/>
              </w:rPr>
              <w:instrText xml:space="preserve"> PAGEREF _Toc512513571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2" w:history="1">
            <w:r w:rsidR="00F70BA7" w:rsidRPr="00931DEC">
              <w:rPr>
                <w:rStyle w:val="Hyperlink"/>
                <w:noProof/>
              </w:rPr>
              <w:t>6.9</w:t>
            </w:r>
            <w:r w:rsidR="00F70BA7">
              <w:rPr>
                <w:noProof/>
                <w:lang w:eastAsia="en-US"/>
              </w:rPr>
              <w:tab/>
            </w:r>
            <w:r w:rsidR="00F70BA7" w:rsidRPr="00931DEC">
              <w:rPr>
                <w:rStyle w:val="Hyperlink"/>
                <w:noProof/>
              </w:rPr>
              <w:t>J2735VehicleSafetyExtensions</w:t>
            </w:r>
            <w:r w:rsidR="00F70BA7">
              <w:rPr>
                <w:noProof/>
                <w:webHidden/>
              </w:rPr>
              <w:tab/>
            </w:r>
            <w:r w:rsidR="00F70BA7">
              <w:rPr>
                <w:noProof/>
                <w:webHidden/>
              </w:rPr>
              <w:fldChar w:fldCharType="begin"/>
            </w:r>
            <w:r w:rsidR="00F70BA7">
              <w:rPr>
                <w:noProof/>
                <w:webHidden/>
              </w:rPr>
              <w:instrText xml:space="preserve"> PAGEREF _Toc512513572 \h </w:instrText>
            </w:r>
            <w:r w:rsidR="00F70BA7">
              <w:rPr>
                <w:noProof/>
                <w:webHidden/>
              </w:rPr>
            </w:r>
            <w:r w:rsidR="00F70BA7">
              <w:rPr>
                <w:noProof/>
                <w:webHidden/>
              </w:rPr>
              <w:fldChar w:fldCharType="separate"/>
            </w:r>
            <w:r w:rsidR="00F70BA7">
              <w:rPr>
                <w:noProof/>
                <w:webHidden/>
              </w:rPr>
              <w:t>19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3" w:history="1">
            <w:r w:rsidR="00F70BA7" w:rsidRPr="00931DEC">
              <w:rPr>
                <w:rStyle w:val="Hyperlink"/>
                <w:noProof/>
              </w:rPr>
              <w:t>6.10</w:t>
            </w:r>
            <w:r w:rsidR="00F70BA7">
              <w:rPr>
                <w:noProof/>
                <w:lang w:eastAsia="en-US"/>
              </w:rPr>
              <w:tab/>
            </w:r>
            <w:r w:rsidR="00F70BA7" w:rsidRPr="00931DEC">
              <w:rPr>
                <w:rStyle w:val="Hyperlink"/>
                <w:noProof/>
              </w:rPr>
              <w:t>J2735SpecialVehicleExtensions</w:t>
            </w:r>
            <w:r w:rsidR="00F70BA7">
              <w:rPr>
                <w:noProof/>
                <w:webHidden/>
              </w:rPr>
              <w:tab/>
            </w:r>
            <w:r w:rsidR="00F70BA7">
              <w:rPr>
                <w:noProof/>
                <w:webHidden/>
              </w:rPr>
              <w:fldChar w:fldCharType="begin"/>
            </w:r>
            <w:r w:rsidR="00F70BA7">
              <w:rPr>
                <w:noProof/>
                <w:webHidden/>
              </w:rPr>
              <w:instrText xml:space="preserve"> PAGEREF _Toc512513573 \h </w:instrText>
            </w:r>
            <w:r w:rsidR="00F70BA7">
              <w:rPr>
                <w:noProof/>
                <w:webHidden/>
              </w:rPr>
            </w:r>
            <w:r w:rsidR="00F70BA7">
              <w:rPr>
                <w:noProof/>
                <w:webHidden/>
              </w:rPr>
              <w:fldChar w:fldCharType="separate"/>
            </w:r>
            <w:r w:rsidR="00F70BA7">
              <w:rPr>
                <w:noProof/>
                <w:webHidden/>
              </w:rPr>
              <w:t>20</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4" w:history="1">
            <w:r w:rsidR="00F70BA7" w:rsidRPr="00931DEC">
              <w:rPr>
                <w:rStyle w:val="Hyperlink"/>
                <w:noProof/>
              </w:rPr>
              <w:t>6.11</w:t>
            </w:r>
            <w:r w:rsidR="00F70BA7">
              <w:rPr>
                <w:noProof/>
                <w:lang w:eastAsia="en-US"/>
              </w:rPr>
              <w:tab/>
            </w:r>
            <w:r w:rsidR="00F70BA7" w:rsidRPr="00931DEC">
              <w:rPr>
                <w:rStyle w:val="Hyperlink"/>
                <w:noProof/>
              </w:rPr>
              <w:t>J2735SupplementalVehicleExtensions</w:t>
            </w:r>
            <w:r w:rsidR="00F70BA7">
              <w:rPr>
                <w:noProof/>
                <w:webHidden/>
              </w:rPr>
              <w:tab/>
            </w:r>
            <w:r w:rsidR="00F70BA7">
              <w:rPr>
                <w:noProof/>
                <w:webHidden/>
              </w:rPr>
              <w:fldChar w:fldCharType="begin"/>
            </w:r>
            <w:r w:rsidR="00F70BA7">
              <w:rPr>
                <w:noProof/>
                <w:webHidden/>
              </w:rPr>
              <w:instrText xml:space="preserve"> PAGEREF _Toc512513574 \h </w:instrText>
            </w:r>
            <w:r w:rsidR="00F70BA7">
              <w:rPr>
                <w:noProof/>
                <w:webHidden/>
              </w:rPr>
            </w:r>
            <w:r w:rsidR="00F70BA7">
              <w:rPr>
                <w:noProof/>
                <w:webHidden/>
              </w:rPr>
              <w:fldChar w:fldCharType="separate"/>
            </w:r>
            <w:r w:rsidR="00F70BA7">
              <w:rPr>
                <w:noProof/>
                <w:webHidden/>
              </w:rPr>
              <w:t>21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5" w:history="1">
            <w:r w:rsidR="00F70BA7" w:rsidRPr="00931DEC">
              <w:rPr>
                <w:rStyle w:val="Hyperlink"/>
                <w:noProof/>
              </w:rPr>
              <w:t>6.12</w:t>
            </w:r>
            <w:r w:rsidR="00F70BA7">
              <w:rPr>
                <w:noProof/>
                <w:lang w:eastAsia="en-US"/>
              </w:rPr>
              <w:tab/>
            </w:r>
            <w:r w:rsidR="00F70BA7" w:rsidRPr="00931DEC">
              <w:rPr>
                <w:rStyle w:val="Hyperlink"/>
                <w:noProof/>
              </w:rPr>
              <w:t>J2735PathHistory</w:t>
            </w:r>
            <w:r w:rsidR="00F70BA7">
              <w:rPr>
                <w:noProof/>
                <w:webHidden/>
              </w:rPr>
              <w:tab/>
            </w:r>
            <w:r w:rsidR="00F70BA7">
              <w:rPr>
                <w:noProof/>
                <w:webHidden/>
              </w:rPr>
              <w:fldChar w:fldCharType="begin"/>
            </w:r>
            <w:r w:rsidR="00F70BA7">
              <w:rPr>
                <w:noProof/>
                <w:webHidden/>
              </w:rPr>
              <w:instrText xml:space="preserve"> PAGEREF _Toc512513575 \h </w:instrText>
            </w:r>
            <w:r w:rsidR="00F70BA7">
              <w:rPr>
                <w:noProof/>
                <w:webHidden/>
              </w:rPr>
            </w:r>
            <w:r w:rsidR="00F70BA7">
              <w:rPr>
                <w:noProof/>
                <w:webHidden/>
              </w:rPr>
              <w:fldChar w:fldCharType="separate"/>
            </w:r>
            <w:r w:rsidR="00F70BA7">
              <w:rPr>
                <w:noProof/>
                <w:webHidden/>
              </w:rPr>
              <w:t>22</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6" w:history="1">
            <w:r w:rsidR="00F70BA7" w:rsidRPr="00931DEC">
              <w:rPr>
                <w:rStyle w:val="Hyperlink"/>
                <w:noProof/>
              </w:rPr>
              <w:t>6.13</w:t>
            </w:r>
            <w:r w:rsidR="00F70BA7">
              <w:rPr>
                <w:noProof/>
                <w:lang w:eastAsia="en-US"/>
              </w:rPr>
              <w:tab/>
            </w:r>
            <w:r w:rsidR="00F70BA7" w:rsidRPr="00931DEC">
              <w:rPr>
                <w:rStyle w:val="Hyperlink"/>
                <w:noProof/>
              </w:rPr>
              <w:t>J2735PathPrediction</w:t>
            </w:r>
            <w:r w:rsidR="00F70BA7">
              <w:rPr>
                <w:noProof/>
                <w:webHidden/>
              </w:rPr>
              <w:tab/>
            </w:r>
            <w:r w:rsidR="00F70BA7">
              <w:rPr>
                <w:noProof/>
                <w:webHidden/>
              </w:rPr>
              <w:fldChar w:fldCharType="begin"/>
            </w:r>
            <w:r w:rsidR="00F70BA7">
              <w:rPr>
                <w:noProof/>
                <w:webHidden/>
              </w:rPr>
              <w:instrText xml:space="preserve"> PAGEREF _Toc512513576 \h </w:instrText>
            </w:r>
            <w:r w:rsidR="00F70BA7">
              <w:rPr>
                <w:noProof/>
                <w:webHidden/>
              </w:rPr>
            </w:r>
            <w:r w:rsidR="00F70BA7">
              <w:rPr>
                <w:noProof/>
                <w:webHidden/>
              </w:rPr>
              <w:fldChar w:fldCharType="separate"/>
            </w:r>
            <w:r w:rsidR="00F70BA7">
              <w:rPr>
                <w:noProof/>
                <w:webHidden/>
              </w:rPr>
              <w:t>23</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7" w:history="1">
            <w:r w:rsidR="00F70BA7" w:rsidRPr="00931DEC">
              <w:rPr>
                <w:rStyle w:val="Hyperlink"/>
                <w:noProof/>
              </w:rPr>
              <w:t>6.14</w:t>
            </w:r>
            <w:r w:rsidR="00F70BA7">
              <w:rPr>
                <w:noProof/>
                <w:lang w:eastAsia="en-US"/>
              </w:rPr>
              <w:tab/>
            </w:r>
            <w:r w:rsidR="00F70BA7" w:rsidRPr="00931DEC">
              <w:rPr>
                <w:rStyle w:val="Hyperlink"/>
                <w:noProof/>
              </w:rPr>
              <w:t>J2735EmergencyDetails</w:t>
            </w:r>
            <w:r w:rsidR="00F70BA7">
              <w:rPr>
                <w:noProof/>
                <w:webHidden/>
              </w:rPr>
              <w:tab/>
            </w:r>
            <w:r w:rsidR="00F70BA7">
              <w:rPr>
                <w:noProof/>
                <w:webHidden/>
              </w:rPr>
              <w:fldChar w:fldCharType="begin"/>
            </w:r>
            <w:r w:rsidR="00F70BA7">
              <w:rPr>
                <w:noProof/>
                <w:webHidden/>
              </w:rPr>
              <w:instrText xml:space="preserve"> PAGEREF _Toc512513577 \h </w:instrText>
            </w:r>
            <w:r w:rsidR="00F70BA7">
              <w:rPr>
                <w:noProof/>
                <w:webHidden/>
              </w:rPr>
            </w:r>
            <w:r w:rsidR="00F70BA7">
              <w:rPr>
                <w:noProof/>
                <w:webHidden/>
              </w:rPr>
              <w:fldChar w:fldCharType="separate"/>
            </w:r>
            <w:r w:rsidR="00F70BA7">
              <w:rPr>
                <w:noProof/>
                <w:webHidden/>
              </w:rPr>
              <w:t>23</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8" w:history="1">
            <w:r w:rsidR="00F70BA7" w:rsidRPr="00931DEC">
              <w:rPr>
                <w:rStyle w:val="Hyperlink"/>
                <w:noProof/>
              </w:rPr>
              <w:t>6.15</w:t>
            </w:r>
            <w:r w:rsidR="00F70BA7">
              <w:rPr>
                <w:noProof/>
                <w:lang w:eastAsia="en-US"/>
              </w:rPr>
              <w:tab/>
            </w:r>
            <w:r w:rsidR="00F70BA7" w:rsidRPr="00931DEC">
              <w:rPr>
                <w:rStyle w:val="Hyperlink"/>
                <w:noProof/>
              </w:rPr>
              <w:t>J2735EventDescription</w:t>
            </w:r>
            <w:r w:rsidR="00F70BA7">
              <w:rPr>
                <w:noProof/>
                <w:webHidden/>
              </w:rPr>
              <w:tab/>
            </w:r>
            <w:r w:rsidR="00F70BA7">
              <w:rPr>
                <w:noProof/>
                <w:webHidden/>
              </w:rPr>
              <w:fldChar w:fldCharType="begin"/>
            </w:r>
            <w:r w:rsidR="00F70BA7">
              <w:rPr>
                <w:noProof/>
                <w:webHidden/>
              </w:rPr>
              <w:instrText xml:space="preserve"> PAGEREF _Toc512513578 \h </w:instrText>
            </w:r>
            <w:r w:rsidR="00F70BA7">
              <w:rPr>
                <w:noProof/>
                <w:webHidden/>
              </w:rPr>
            </w:r>
            <w:r w:rsidR="00F70BA7">
              <w:rPr>
                <w:noProof/>
                <w:webHidden/>
              </w:rPr>
              <w:fldChar w:fldCharType="separate"/>
            </w:r>
            <w:r w:rsidR="00F70BA7">
              <w:rPr>
                <w:noProof/>
                <w:webHidden/>
              </w:rPr>
              <w:t>24</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79" w:history="1">
            <w:r w:rsidR="00F70BA7" w:rsidRPr="00931DEC">
              <w:rPr>
                <w:rStyle w:val="Hyperlink"/>
                <w:noProof/>
              </w:rPr>
              <w:t>6.16</w:t>
            </w:r>
            <w:r w:rsidR="00F70BA7">
              <w:rPr>
                <w:noProof/>
                <w:lang w:eastAsia="en-US"/>
              </w:rPr>
              <w:tab/>
            </w:r>
            <w:r w:rsidR="00F70BA7" w:rsidRPr="00931DEC">
              <w:rPr>
                <w:rStyle w:val="Hyperlink"/>
                <w:noProof/>
              </w:rPr>
              <w:t>J2735TrailerData</w:t>
            </w:r>
            <w:r w:rsidR="00F70BA7">
              <w:rPr>
                <w:noProof/>
                <w:webHidden/>
              </w:rPr>
              <w:tab/>
            </w:r>
            <w:r w:rsidR="00F70BA7">
              <w:rPr>
                <w:noProof/>
                <w:webHidden/>
              </w:rPr>
              <w:fldChar w:fldCharType="begin"/>
            </w:r>
            <w:r w:rsidR="00F70BA7">
              <w:rPr>
                <w:noProof/>
                <w:webHidden/>
              </w:rPr>
              <w:instrText xml:space="preserve"> PAGEREF _Toc512513579 \h </w:instrText>
            </w:r>
            <w:r w:rsidR="00F70BA7">
              <w:rPr>
                <w:noProof/>
                <w:webHidden/>
              </w:rPr>
            </w:r>
            <w:r w:rsidR="00F70BA7">
              <w:rPr>
                <w:noProof/>
                <w:webHidden/>
              </w:rPr>
              <w:fldChar w:fldCharType="separate"/>
            </w:r>
            <w:r w:rsidR="00F70BA7">
              <w:rPr>
                <w:noProof/>
                <w:webHidden/>
              </w:rPr>
              <w:t>25</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0" w:history="1">
            <w:r w:rsidR="00F70BA7" w:rsidRPr="00931DEC">
              <w:rPr>
                <w:rStyle w:val="Hyperlink"/>
                <w:noProof/>
              </w:rPr>
              <w:t>6.17</w:t>
            </w:r>
            <w:r w:rsidR="00F70BA7">
              <w:rPr>
                <w:noProof/>
                <w:lang w:eastAsia="en-US"/>
              </w:rPr>
              <w:tab/>
            </w:r>
            <w:r w:rsidR="00F70BA7" w:rsidRPr="00931DEC">
              <w:rPr>
                <w:rStyle w:val="Hyperlink"/>
                <w:noProof/>
              </w:rPr>
              <w:t>J2735VehicleClassification</w:t>
            </w:r>
            <w:r w:rsidR="00F70BA7">
              <w:rPr>
                <w:noProof/>
                <w:webHidden/>
              </w:rPr>
              <w:tab/>
            </w:r>
            <w:r w:rsidR="00F70BA7">
              <w:rPr>
                <w:noProof/>
                <w:webHidden/>
              </w:rPr>
              <w:fldChar w:fldCharType="begin"/>
            </w:r>
            <w:r w:rsidR="00F70BA7">
              <w:rPr>
                <w:noProof/>
                <w:webHidden/>
              </w:rPr>
              <w:instrText xml:space="preserve"> PAGEREF _Toc512513580 \h </w:instrText>
            </w:r>
            <w:r w:rsidR="00F70BA7">
              <w:rPr>
                <w:noProof/>
                <w:webHidden/>
              </w:rPr>
            </w:r>
            <w:r w:rsidR="00F70BA7">
              <w:rPr>
                <w:noProof/>
                <w:webHidden/>
              </w:rPr>
              <w:fldChar w:fldCharType="separate"/>
            </w:r>
            <w:r w:rsidR="00F70BA7">
              <w:rPr>
                <w:noProof/>
                <w:webHidden/>
              </w:rPr>
              <w:t>26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1" w:history="1">
            <w:r w:rsidR="00F70BA7" w:rsidRPr="00931DEC">
              <w:rPr>
                <w:rStyle w:val="Hyperlink"/>
                <w:noProof/>
              </w:rPr>
              <w:t>6.18</w:t>
            </w:r>
            <w:r w:rsidR="00F70BA7">
              <w:rPr>
                <w:noProof/>
                <w:lang w:eastAsia="en-US"/>
              </w:rPr>
              <w:tab/>
            </w:r>
            <w:r w:rsidR="00F70BA7" w:rsidRPr="00931DEC">
              <w:rPr>
                <w:rStyle w:val="Hyperlink"/>
                <w:noProof/>
              </w:rPr>
              <w:t>J2735VehicleData</w:t>
            </w:r>
            <w:r w:rsidR="00F70BA7">
              <w:rPr>
                <w:noProof/>
                <w:webHidden/>
              </w:rPr>
              <w:tab/>
            </w:r>
            <w:r w:rsidR="00F70BA7">
              <w:rPr>
                <w:noProof/>
                <w:webHidden/>
              </w:rPr>
              <w:fldChar w:fldCharType="begin"/>
            </w:r>
            <w:r w:rsidR="00F70BA7">
              <w:rPr>
                <w:noProof/>
                <w:webHidden/>
              </w:rPr>
              <w:instrText xml:space="preserve"> PAGEREF _Toc512513581 \h </w:instrText>
            </w:r>
            <w:r w:rsidR="00F70BA7">
              <w:rPr>
                <w:noProof/>
                <w:webHidden/>
              </w:rPr>
            </w:r>
            <w:r w:rsidR="00F70BA7">
              <w:rPr>
                <w:noProof/>
                <w:webHidden/>
              </w:rPr>
              <w:fldChar w:fldCharType="separate"/>
            </w:r>
            <w:r w:rsidR="00F70BA7">
              <w:rPr>
                <w:noProof/>
                <w:webHidden/>
              </w:rPr>
              <w:t>28</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2" w:history="1">
            <w:r w:rsidR="00F70BA7" w:rsidRPr="00931DEC">
              <w:rPr>
                <w:rStyle w:val="Hyperlink"/>
                <w:noProof/>
              </w:rPr>
              <w:t>6.19</w:t>
            </w:r>
            <w:r w:rsidR="00F70BA7">
              <w:rPr>
                <w:noProof/>
                <w:lang w:eastAsia="en-US"/>
              </w:rPr>
              <w:tab/>
            </w:r>
            <w:r w:rsidR="00F70BA7" w:rsidRPr="00931DEC">
              <w:rPr>
                <w:rStyle w:val="Hyperlink"/>
                <w:noProof/>
              </w:rPr>
              <w:t>J2735WeatherReport</w:t>
            </w:r>
            <w:r w:rsidR="00F70BA7">
              <w:rPr>
                <w:noProof/>
                <w:webHidden/>
              </w:rPr>
              <w:tab/>
            </w:r>
            <w:r w:rsidR="00F70BA7">
              <w:rPr>
                <w:noProof/>
                <w:webHidden/>
              </w:rPr>
              <w:fldChar w:fldCharType="begin"/>
            </w:r>
            <w:r w:rsidR="00F70BA7">
              <w:rPr>
                <w:noProof/>
                <w:webHidden/>
              </w:rPr>
              <w:instrText xml:space="preserve"> PAGEREF _Toc512513582 \h </w:instrText>
            </w:r>
            <w:r w:rsidR="00F70BA7">
              <w:rPr>
                <w:noProof/>
                <w:webHidden/>
              </w:rPr>
            </w:r>
            <w:r w:rsidR="00F70BA7">
              <w:rPr>
                <w:noProof/>
                <w:webHidden/>
              </w:rPr>
              <w:fldChar w:fldCharType="separate"/>
            </w:r>
            <w:r w:rsidR="00F70BA7">
              <w:rPr>
                <w:noProof/>
                <w:webHidden/>
              </w:rPr>
              <w:t>29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3" w:history="1">
            <w:r w:rsidR="00F70BA7" w:rsidRPr="00931DEC">
              <w:rPr>
                <w:rStyle w:val="Hyperlink"/>
                <w:noProof/>
              </w:rPr>
              <w:t>6.20</w:t>
            </w:r>
            <w:r w:rsidR="00F70BA7">
              <w:rPr>
                <w:noProof/>
                <w:lang w:eastAsia="en-US"/>
              </w:rPr>
              <w:tab/>
            </w:r>
            <w:r w:rsidR="00F70BA7" w:rsidRPr="00931DEC">
              <w:rPr>
                <w:rStyle w:val="Hyperlink"/>
                <w:noProof/>
              </w:rPr>
              <w:t>J2735WeatherProbe</w:t>
            </w:r>
            <w:r w:rsidR="00F70BA7">
              <w:rPr>
                <w:noProof/>
                <w:webHidden/>
              </w:rPr>
              <w:tab/>
            </w:r>
            <w:r w:rsidR="00F70BA7">
              <w:rPr>
                <w:noProof/>
                <w:webHidden/>
              </w:rPr>
              <w:fldChar w:fldCharType="begin"/>
            </w:r>
            <w:r w:rsidR="00F70BA7">
              <w:rPr>
                <w:noProof/>
                <w:webHidden/>
              </w:rPr>
              <w:instrText xml:space="preserve"> PAGEREF _Toc512513583 \h </w:instrText>
            </w:r>
            <w:r w:rsidR="00F70BA7">
              <w:rPr>
                <w:noProof/>
                <w:webHidden/>
              </w:rPr>
            </w:r>
            <w:r w:rsidR="00F70BA7">
              <w:rPr>
                <w:noProof/>
                <w:webHidden/>
              </w:rPr>
              <w:fldChar w:fldCharType="separate"/>
            </w:r>
            <w:r w:rsidR="00F70BA7">
              <w:rPr>
                <w:noProof/>
                <w:webHidden/>
              </w:rPr>
              <w:t>30</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4" w:history="1">
            <w:r w:rsidR="00F70BA7" w:rsidRPr="00931DEC">
              <w:rPr>
                <w:rStyle w:val="Hyperlink"/>
                <w:noProof/>
              </w:rPr>
              <w:t>6.21</w:t>
            </w:r>
            <w:r w:rsidR="00F70BA7">
              <w:rPr>
                <w:noProof/>
                <w:lang w:eastAsia="en-US"/>
              </w:rPr>
              <w:tab/>
            </w:r>
            <w:r w:rsidR="00F70BA7" w:rsidRPr="00931DEC">
              <w:rPr>
                <w:rStyle w:val="Hyperlink"/>
                <w:noProof/>
              </w:rPr>
              <w:t>J2735WiperSet</w:t>
            </w:r>
            <w:r w:rsidR="00F70BA7">
              <w:rPr>
                <w:noProof/>
                <w:webHidden/>
              </w:rPr>
              <w:tab/>
            </w:r>
            <w:r w:rsidR="00F70BA7">
              <w:rPr>
                <w:noProof/>
                <w:webHidden/>
              </w:rPr>
              <w:fldChar w:fldCharType="begin"/>
            </w:r>
            <w:r w:rsidR="00F70BA7">
              <w:rPr>
                <w:noProof/>
                <w:webHidden/>
              </w:rPr>
              <w:instrText xml:space="preserve"> PAGEREF _Toc512513584 \h </w:instrText>
            </w:r>
            <w:r w:rsidR="00F70BA7">
              <w:rPr>
                <w:noProof/>
                <w:webHidden/>
              </w:rPr>
            </w:r>
            <w:r w:rsidR="00F70BA7">
              <w:rPr>
                <w:noProof/>
                <w:webHidden/>
              </w:rPr>
              <w:fldChar w:fldCharType="separate"/>
            </w:r>
            <w:r w:rsidR="00F70BA7">
              <w:rPr>
                <w:noProof/>
                <w:webHidden/>
              </w:rPr>
              <w:t>30</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5" w:history="1">
            <w:r w:rsidR="00F70BA7" w:rsidRPr="00931DEC">
              <w:rPr>
                <w:rStyle w:val="Hyperlink"/>
                <w:noProof/>
              </w:rPr>
              <w:t>6.22</w:t>
            </w:r>
            <w:r w:rsidR="00F70BA7">
              <w:rPr>
                <w:noProof/>
                <w:lang w:eastAsia="en-US"/>
              </w:rPr>
              <w:tab/>
            </w:r>
            <w:r w:rsidR="00F70BA7" w:rsidRPr="00931DEC">
              <w:rPr>
                <w:rStyle w:val="Hyperlink"/>
                <w:noProof/>
              </w:rPr>
              <w:t>J2735ObstacleDetection</w:t>
            </w:r>
            <w:r w:rsidR="00F70BA7">
              <w:rPr>
                <w:noProof/>
                <w:webHidden/>
              </w:rPr>
              <w:tab/>
            </w:r>
            <w:r w:rsidR="00F70BA7">
              <w:rPr>
                <w:noProof/>
                <w:webHidden/>
              </w:rPr>
              <w:fldChar w:fldCharType="begin"/>
            </w:r>
            <w:r w:rsidR="00F70BA7">
              <w:rPr>
                <w:noProof/>
                <w:webHidden/>
              </w:rPr>
              <w:instrText xml:space="preserve"> PAGEREF _Toc512513585 \h </w:instrText>
            </w:r>
            <w:r w:rsidR="00F70BA7">
              <w:rPr>
                <w:noProof/>
                <w:webHidden/>
              </w:rPr>
            </w:r>
            <w:r w:rsidR="00F70BA7">
              <w:rPr>
                <w:noProof/>
                <w:webHidden/>
              </w:rPr>
              <w:fldChar w:fldCharType="separate"/>
            </w:r>
            <w:r w:rsidR="00F70BA7">
              <w:rPr>
                <w:noProof/>
                <w:webHidden/>
              </w:rPr>
              <w:t>31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6" w:history="1">
            <w:r w:rsidR="00F70BA7" w:rsidRPr="00931DEC">
              <w:rPr>
                <w:rStyle w:val="Hyperlink"/>
                <w:noProof/>
              </w:rPr>
              <w:t>6.23</w:t>
            </w:r>
            <w:r w:rsidR="00F70BA7">
              <w:rPr>
                <w:noProof/>
                <w:lang w:eastAsia="en-US"/>
              </w:rPr>
              <w:tab/>
            </w:r>
            <w:r w:rsidR="00F70BA7" w:rsidRPr="00931DEC">
              <w:rPr>
                <w:rStyle w:val="Hyperlink"/>
                <w:noProof/>
              </w:rPr>
              <w:t>J2735DDateTime</w:t>
            </w:r>
            <w:r w:rsidR="00F70BA7">
              <w:rPr>
                <w:noProof/>
                <w:webHidden/>
              </w:rPr>
              <w:tab/>
            </w:r>
            <w:r w:rsidR="00F70BA7">
              <w:rPr>
                <w:noProof/>
                <w:webHidden/>
              </w:rPr>
              <w:fldChar w:fldCharType="begin"/>
            </w:r>
            <w:r w:rsidR="00F70BA7">
              <w:rPr>
                <w:noProof/>
                <w:webHidden/>
              </w:rPr>
              <w:instrText xml:space="preserve"> PAGEREF _Toc512513586 \h </w:instrText>
            </w:r>
            <w:r w:rsidR="00F70BA7">
              <w:rPr>
                <w:noProof/>
                <w:webHidden/>
              </w:rPr>
            </w:r>
            <w:r w:rsidR="00F70BA7">
              <w:rPr>
                <w:noProof/>
                <w:webHidden/>
              </w:rPr>
              <w:fldChar w:fldCharType="separate"/>
            </w:r>
            <w:r w:rsidR="00F70BA7">
              <w:rPr>
                <w:noProof/>
                <w:webHidden/>
              </w:rPr>
              <w:t>32</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7" w:history="1">
            <w:r w:rsidR="00F70BA7" w:rsidRPr="00931DEC">
              <w:rPr>
                <w:rStyle w:val="Hyperlink"/>
                <w:noProof/>
              </w:rPr>
              <w:t>6.24</w:t>
            </w:r>
            <w:r w:rsidR="00F70BA7">
              <w:rPr>
                <w:noProof/>
                <w:lang w:eastAsia="en-US"/>
              </w:rPr>
              <w:tab/>
            </w:r>
            <w:r w:rsidR="00F70BA7" w:rsidRPr="00931DEC">
              <w:rPr>
                <w:rStyle w:val="Hyperlink"/>
                <w:noProof/>
              </w:rPr>
              <w:t>J2735DisabledVehicle</w:t>
            </w:r>
            <w:r w:rsidR="00F70BA7">
              <w:rPr>
                <w:noProof/>
                <w:webHidden/>
              </w:rPr>
              <w:tab/>
            </w:r>
            <w:r w:rsidR="00F70BA7">
              <w:rPr>
                <w:noProof/>
                <w:webHidden/>
              </w:rPr>
              <w:fldChar w:fldCharType="begin"/>
            </w:r>
            <w:r w:rsidR="00F70BA7">
              <w:rPr>
                <w:noProof/>
                <w:webHidden/>
              </w:rPr>
              <w:instrText xml:space="preserve"> PAGEREF _Toc512513587 \h </w:instrText>
            </w:r>
            <w:r w:rsidR="00F70BA7">
              <w:rPr>
                <w:noProof/>
                <w:webHidden/>
              </w:rPr>
            </w:r>
            <w:r w:rsidR="00F70BA7">
              <w:rPr>
                <w:noProof/>
                <w:webHidden/>
              </w:rPr>
              <w:fldChar w:fldCharType="separate"/>
            </w:r>
            <w:r w:rsidR="00F70BA7">
              <w:rPr>
                <w:noProof/>
                <w:webHidden/>
              </w:rPr>
              <w:t>34</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8" w:history="1">
            <w:r w:rsidR="00F70BA7" w:rsidRPr="00931DEC">
              <w:rPr>
                <w:rStyle w:val="Hyperlink"/>
                <w:noProof/>
              </w:rPr>
              <w:t>6.25</w:t>
            </w:r>
            <w:r w:rsidR="00F70BA7">
              <w:rPr>
                <w:noProof/>
                <w:lang w:eastAsia="en-US"/>
              </w:rPr>
              <w:tab/>
            </w:r>
            <w:r w:rsidR="00F70BA7" w:rsidRPr="00931DEC">
              <w:rPr>
                <w:rStyle w:val="Hyperlink"/>
                <w:noProof/>
              </w:rPr>
              <w:t>J2735SpeedProfile</w:t>
            </w:r>
            <w:r w:rsidR="00F70BA7">
              <w:rPr>
                <w:noProof/>
                <w:webHidden/>
              </w:rPr>
              <w:tab/>
            </w:r>
            <w:r w:rsidR="00F70BA7">
              <w:rPr>
                <w:noProof/>
                <w:webHidden/>
              </w:rPr>
              <w:fldChar w:fldCharType="begin"/>
            </w:r>
            <w:r w:rsidR="00F70BA7">
              <w:rPr>
                <w:noProof/>
                <w:webHidden/>
              </w:rPr>
              <w:instrText xml:space="preserve"> PAGEREF _Toc512513588 \h </w:instrText>
            </w:r>
            <w:r w:rsidR="00F70BA7">
              <w:rPr>
                <w:noProof/>
                <w:webHidden/>
              </w:rPr>
            </w:r>
            <w:r w:rsidR="00F70BA7">
              <w:rPr>
                <w:noProof/>
                <w:webHidden/>
              </w:rPr>
              <w:fldChar w:fldCharType="separate"/>
            </w:r>
            <w:r w:rsidR="00F70BA7">
              <w:rPr>
                <w:noProof/>
                <w:webHidden/>
              </w:rPr>
              <w:t>34</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89" w:history="1">
            <w:r w:rsidR="00F70BA7" w:rsidRPr="00931DEC">
              <w:rPr>
                <w:rStyle w:val="Hyperlink"/>
                <w:noProof/>
              </w:rPr>
              <w:t>6.26</w:t>
            </w:r>
            <w:r w:rsidR="00F70BA7">
              <w:rPr>
                <w:noProof/>
                <w:lang w:eastAsia="en-US"/>
              </w:rPr>
              <w:tab/>
            </w:r>
            <w:r w:rsidR="00F70BA7" w:rsidRPr="00931DEC">
              <w:rPr>
                <w:rStyle w:val="Hyperlink"/>
                <w:noProof/>
              </w:rPr>
              <w:t>J2735RTCMPackage</w:t>
            </w:r>
            <w:r w:rsidR="00F70BA7">
              <w:rPr>
                <w:noProof/>
                <w:webHidden/>
              </w:rPr>
              <w:tab/>
            </w:r>
            <w:r w:rsidR="00F70BA7">
              <w:rPr>
                <w:noProof/>
                <w:webHidden/>
              </w:rPr>
              <w:fldChar w:fldCharType="begin"/>
            </w:r>
            <w:r w:rsidR="00F70BA7">
              <w:rPr>
                <w:noProof/>
                <w:webHidden/>
              </w:rPr>
              <w:instrText xml:space="preserve"> PAGEREF _Toc512513589 \h </w:instrText>
            </w:r>
            <w:r w:rsidR="00F70BA7">
              <w:rPr>
                <w:noProof/>
                <w:webHidden/>
              </w:rPr>
            </w:r>
            <w:r w:rsidR="00F70BA7">
              <w:rPr>
                <w:noProof/>
                <w:webHidden/>
              </w:rPr>
              <w:fldChar w:fldCharType="separate"/>
            </w:r>
            <w:r w:rsidR="00F70BA7">
              <w:rPr>
                <w:noProof/>
                <w:webHidden/>
              </w:rPr>
              <w:t>35</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0" w:history="1">
            <w:r w:rsidR="00F70BA7" w:rsidRPr="00931DEC">
              <w:rPr>
                <w:rStyle w:val="Hyperlink"/>
                <w:noProof/>
              </w:rPr>
              <w:t>6.27</w:t>
            </w:r>
            <w:r w:rsidR="00F70BA7">
              <w:rPr>
                <w:noProof/>
                <w:lang w:eastAsia="en-US"/>
              </w:rPr>
              <w:tab/>
            </w:r>
            <w:r w:rsidR="00F70BA7" w:rsidRPr="00931DEC">
              <w:rPr>
                <w:rStyle w:val="Hyperlink"/>
                <w:noProof/>
              </w:rPr>
              <w:t>J2735RTCMheader</w:t>
            </w:r>
            <w:r w:rsidR="00F70BA7">
              <w:rPr>
                <w:noProof/>
                <w:webHidden/>
              </w:rPr>
              <w:tab/>
            </w:r>
            <w:r w:rsidR="00F70BA7">
              <w:rPr>
                <w:noProof/>
                <w:webHidden/>
              </w:rPr>
              <w:fldChar w:fldCharType="begin"/>
            </w:r>
            <w:r w:rsidR="00F70BA7">
              <w:rPr>
                <w:noProof/>
                <w:webHidden/>
              </w:rPr>
              <w:instrText xml:space="preserve"> PAGEREF _Toc512513590 \h </w:instrText>
            </w:r>
            <w:r w:rsidR="00F70BA7">
              <w:rPr>
                <w:noProof/>
                <w:webHidden/>
              </w:rPr>
            </w:r>
            <w:r w:rsidR="00F70BA7">
              <w:rPr>
                <w:noProof/>
                <w:webHidden/>
              </w:rPr>
              <w:fldChar w:fldCharType="separate"/>
            </w:r>
            <w:r w:rsidR="00F70BA7">
              <w:rPr>
                <w:noProof/>
                <w:webHidden/>
              </w:rPr>
              <w:t>35</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1" w:history="1">
            <w:r w:rsidR="00F70BA7" w:rsidRPr="00931DEC">
              <w:rPr>
                <w:rStyle w:val="Hyperlink"/>
                <w:noProof/>
              </w:rPr>
              <w:t>6.28</w:t>
            </w:r>
            <w:r w:rsidR="00F70BA7">
              <w:rPr>
                <w:noProof/>
                <w:lang w:eastAsia="en-US"/>
              </w:rPr>
              <w:tab/>
            </w:r>
            <w:r w:rsidR="00F70BA7" w:rsidRPr="00931DEC">
              <w:rPr>
                <w:rStyle w:val="Hyperlink"/>
                <w:noProof/>
              </w:rPr>
              <w:t>J2735AntennaOffsetSet</w:t>
            </w:r>
            <w:r w:rsidR="00F70BA7">
              <w:rPr>
                <w:noProof/>
                <w:webHidden/>
              </w:rPr>
              <w:tab/>
            </w:r>
            <w:r w:rsidR="00F70BA7">
              <w:rPr>
                <w:noProof/>
                <w:webHidden/>
              </w:rPr>
              <w:fldChar w:fldCharType="begin"/>
            </w:r>
            <w:r w:rsidR="00F70BA7">
              <w:rPr>
                <w:noProof/>
                <w:webHidden/>
              </w:rPr>
              <w:instrText xml:space="preserve"> PAGEREF _Toc512513591 \h </w:instrText>
            </w:r>
            <w:r w:rsidR="00F70BA7">
              <w:rPr>
                <w:noProof/>
                <w:webHidden/>
              </w:rPr>
            </w:r>
            <w:r w:rsidR="00F70BA7">
              <w:rPr>
                <w:noProof/>
                <w:webHidden/>
              </w:rPr>
              <w:fldChar w:fldCharType="separate"/>
            </w:r>
            <w:r w:rsidR="00F70BA7">
              <w:rPr>
                <w:noProof/>
                <w:webHidden/>
              </w:rPr>
              <w:t>36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2" w:history="1">
            <w:r w:rsidR="00F70BA7" w:rsidRPr="00931DEC">
              <w:rPr>
                <w:rStyle w:val="Hyperlink"/>
                <w:noProof/>
              </w:rPr>
              <w:t>6.29</w:t>
            </w:r>
            <w:r w:rsidR="00F70BA7">
              <w:rPr>
                <w:noProof/>
                <w:lang w:eastAsia="en-US"/>
              </w:rPr>
              <w:tab/>
            </w:r>
            <w:r w:rsidR="00F70BA7" w:rsidRPr="00931DEC">
              <w:rPr>
                <w:rStyle w:val="Hyperlink"/>
                <w:noProof/>
              </w:rPr>
              <w:t>J2735FullPositionVector</w:t>
            </w:r>
            <w:r w:rsidR="00F70BA7">
              <w:rPr>
                <w:noProof/>
                <w:webHidden/>
              </w:rPr>
              <w:tab/>
            </w:r>
            <w:r w:rsidR="00F70BA7">
              <w:rPr>
                <w:noProof/>
                <w:webHidden/>
              </w:rPr>
              <w:fldChar w:fldCharType="begin"/>
            </w:r>
            <w:r w:rsidR="00F70BA7">
              <w:rPr>
                <w:noProof/>
                <w:webHidden/>
              </w:rPr>
              <w:instrText xml:space="preserve"> PAGEREF _Toc512513592 \h </w:instrText>
            </w:r>
            <w:r w:rsidR="00F70BA7">
              <w:rPr>
                <w:noProof/>
                <w:webHidden/>
              </w:rPr>
            </w:r>
            <w:r w:rsidR="00F70BA7">
              <w:rPr>
                <w:noProof/>
                <w:webHidden/>
              </w:rPr>
              <w:fldChar w:fldCharType="separate"/>
            </w:r>
            <w:r w:rsidR="00F70BA7">
              <w:rPr>
                <w:noProof/>
                <w:webHidden/>
              </w:rPr>
              <w:t>37</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3" w:history="1">
            <w:r w:rsidR="00F70BA7" w:rsidRPr="00931DEC">
              <w:rPr>
                <w:rStyle w:val="Hyperlink"/>
                <w:noProof/>
              </w:rPr>
              <w:t>6.30</w:t>
            </w:r>
            <w:r w:rsidR="00F70BA7">
              <w:rPr>
                <w:noProof/>
                <w:lang w:eastAsia="en-US"/>
              </w:rPr>
              <w:tab/>
            </w:r>
            <w:r w:rsidR="00F70BA7" w:rsidRPr="00931DEC">
              <w:rPr>
                <w:rStyle w:val="Hyperlink"/>
                <w:noProof/>
              </w:rPr>
              <w:t>J2735TransmissionAndSpeed</w:t>
            </w:r>
            <w:r w:rsidR="00F70BA7">
              <w:rPr>
                <w:noProof/>
                <w:webHidden/>
              </w:rPr>
              <w:tab/>
            </w:r>
            <w:r w:rsidR="00F70BA7">
              <w:rPr>
                <w:noProof/>
                <w:webHidden/>
              </w:rPr>
              <w:fldChar w:fldCharType="begin"/>
            </w:r>
            <w:r w:rsidR="00F70BA7">
              <w:rPr>
                <w:noProof/>
                <w:webHidden/>
              </w:rPr>
              <w:instrText xml:space="preserve"> PAGEREF _Toc512513593 \h </w:instrText>
            </w:r>
            <w:r w:rsidR="00F70BA7">
              <w:rPr>
                <w:noProof/>
                <w:webHidden/>
              </w:rPr>
            </w:r>
            <w:r w:rsidR="00F70BA7">
              <w:rPr>
                <w:noProof/>
                <w:webHidden/>
              </w:rPr>
              <w:fldChar w:fldCharType="separate"/>
            </w:r>
            <w:r w:rsidR="00F70BA7">
              <w:rPr>
                <w:noProof/>
                <w:webHidden/>
              </w:rPr>
              <w:t>39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4" w:history="1">
            <w:r w:rsidR="00F70BA7" w:rsidRPr="00931DEC">
              <w:rPr>
                <w:rStyle w:val="Hyperlink"/>
                <w:noProof/>
              </w:rPr>
              <w:t>6.31</w:t>
            </w:r>
            <w:r w:rsidR="00F70BA7">
              <w:rPr>
                <w:noProof/>
                <w:lang w:eastAsia="en-US"/>
              </w:rPr>
              <w:tab/>
            </w:r>
            <w:r w:rsidR="00F70BA7" w:rsidRPr="00931DEC">
              <w:rPr>
                <w:rStyle w:val="Hyperlink"/>
                <w:noProof/>
              </w:rPr>
              <w:t>J2735PositionConfidenceSet</w:t>
            </w:r>
            <w:r w:rsidR="00F70BA7">
              <w:rPr>
                <w:noProof/>
                <w:webHidden/>
              </w:rPr>
              <w:tab/>
            </w:r>
            <w:r w:rsidR="00F70BA7">
              <w:rPr>
                <w:noProof/>
                <w:webHidden/>
              </w:rPr>
              <w:fldChar w:fldCharType="begin"/>
            </w:r>
            <w:r w:rsidR="00F70BA7">
              <w:rPr>
                <w:noProof/>
                <w:webHidden/>
              </w:rPr>
              <w:instrText xml:space="preserve"> PAGEREF _Toc512513594 \h </w:instrText>
            </w:r>
            <w:r w:rsidR="00F70BA7">
              <w:rPr>
                <w:noProof/>
                <w:webHidden/>
              </w:rPr>
            </w:r>
            <w:r w:rsidR="00F70BA7">
              <w:rPr>
                <w:noProof/>
                <w:webHidden/>
              </w:rPr>
              <w:fldChar w:fldCharType="separate"/>
            </w:r>
            <w:r w:rsidR="00F70BA7">
              <w:rPr>
                <w:noProof/>
                <w:webHidden/>
              </w:rPr>
              <w:t>40</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5" w:history="1">
            <w:r w:rsidR="00F70BA7" w:rsidRPr="00931DEC">
              <w:rPr>
                <w:rStyle w:val="Hyperlink"/>
                <w:noProof/>
              </w:rPr>
              <w:t>6.32</w:t>
            </w:r>
            <w:r w:rsidR="00F70BA7">
              <w:rPr>
                <w:noProof/>
                <w:lang w:eastAsia="en-US"/>
              </w:rPr>
              <w:tab/>
            </w:r>
            <w:r w:rsidR="00F70BA7" w:rsidRPr="00931DEC">
              <w:rPr>
                <w:rStyle w:val="Hyperlink"/>
                <w:noProof/>
              </w:rPr>
              <w:t>J2735SpeedandHeadingandThrottleConfidence</w:t>
            </w:r>
            <w:r w:rsidR="00F70BA7">
              <w:rPr>
                <w:noProof/>
                <w:webHidden/>
              </w:rPr>
              <w:tab/>
            </w:r>
            <w:r w:rsidR="00F70BA7">
              <w:rPr>
                <w:noProof/>
                <w:webHidden/>
              </w:rPr>
              <w:fldChar w:fldCharType="begin"/>
            </w:r>
            <w:r w:rsidR="00F70BA7">
              <w:rPr>
                <w:noProof/>
                <w:webHidden/>
              </w:rPr>
              <w:instrText xml:space="preserve"> PAGEREF _Toc512513595 \h </w:instrText>
            </w:r>
            <w:r w:rsidR="00F70BA7">
              <w:rPr>
                <w:noProof/>
                <w:webHidden/>
              </w:rPr>
            </w:r>
            <w:r w:rsidR="00F70BA7">
              <w:rPr>
                <w:noProof/>
                <w:webHidden/>
              </w:rPr>
              <w:fldChar w:fldCharType="separate"/>
            </w:r>
            <w:r w:rsidR="00F70BA7">
              <w:rPr>
                <w:noProof/>
                <w:webHidden/>
              </w:rPr>
              <w:t>41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6" w:history="1">
            <w:r w:rsidR="00F70BA7" w:rsidRPr="00931DEC">
              <w:rPr>
                <w:rStyle w:val="Hyperlink"/>
                <w:noProof/>
              </w:rPr>
              <w:t>6.33</w:t>
            </w:r>
            <w:r w:rsidR="00F70BA7">
              <w:rPr>
                <w:noProof/>
                <w:lang w:eastAsia="en-US"/>
              </w:rPr>
              <w:tab/>
            </w:r>
            <w:r w:rsidR="00F70BA7" w:rsidRPr="00931DEC">
              <w:rPr>
                <w:rStyle w:val="Hyperlink"/>
                <w:noProof/>
              </w:rPr>
              <w:t>J2735PathHistoryPoint</w:t>
            </w:r>
            <w:r w:rsidR="00F70BA7">
              <w:rPr>
                <w:noProof/>
                <w:webHidden/>
              </w:rPr>
              <w:tab/>
            </w:r>
            <w:r w:rsidR="00F70BA7">
              <w:rPr>
                <w:noProof/>
                <w:webHidden/>
              </w:rPr>
              <w:fldChar w:fldCharType="begin"/>
            </w:r>
            <w:r w:rsidR="00F70BA7">
              <w:rPr>
                <w:noProof/>
                <w:webHidden/>
              </w:rPr>
              <w:instrText xml:space="preserve"> PAGEREF _Toc512513596 \h </w:instrText>
            </w:r>
            <w:r w:rsidR="00F70BA7">
              <w:rPr>
                <w:noProof/>
                <w:webHidden/>
              </w:rPr>
            </w:r>
            <w:r w:rsidR="00F70BA7">
              <w:rPr>
                <w:noProof/>
                <w:webHidden/>
              </w:rPr>
              <w:fldChar w:fldCharType="separate"/>
            </w:r>
            <w:r w:rsidR="00F70BA7">
              <w:rPr>
                <w:noProof/>
                <w:webHidden/>
              </w:rPr>
              <w:t>41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7" w:history="1">
            <w:r w:rsidR="00F70BA7" w:rsidRPr="00931DEC">
              <w:rPr>
                <w:rStyle w:val="Hyperlink"/>
                <w:noProof/>
              </w:rPr>
              <w:t>6.34</w:t>
            </w:r>
            <w:r w:rsidR="00F70BA7">
              <w:rPr>
                <w:noProof/>
                <w:lang w:eastAsia="en-US"/>
              </w:rPr>
              <w:tab/>
            </w:r>
            <w:r w:rsidR="00F70BA7" w:rsidRPr="00931DEC">
              <w:rPr>
                <w:rStyle w:val="Hyperlink"/>
                <w:noProof/>
              </w:rPr>
              <w:t>J2735PrivilegedEvents</w:t>
            </w:r>
            <w:r w:rsidR="00F70BA7">
              <w:rPr>
                <w:noProof/>
                <w:webHidden/>
              </w:rPr>
              <w:tab/>
            </w:r>
            <w:r w:rsidR="00F70BA7">
              <w:rPr>
                <w:noProof/>
                <w:webHidden/>
              </w:rPr>
              <w:fldChar w:fldCharType="begin"/>
            </w:r>
            <w:r w:rsidR="00F70BA7">
              <w:rPr>
                <w:noProof/>
                <w:webHidden/>
              </w:rPr>
              <w:instrText xml:space="preserve"> PAGEREF _Toc512513597 \h </w:instrText>
            </w:r>
            <w:r w:rsidR="00F70BA7">
              <w:rPr>
                <w:noProof/>
                <w:webHidden/>
              </w:rPr>
            </w:r>
            <w:r w:rsidR="00F70BA7">
              <w:rPr>
                <w:noProof/>
                <w:webHidden/>
              </w:rPr>
              <w:fldChar w:fldCharType="separate"/>
            </w:r>
            <w:r w:rsidR="00F70BA7">
              <w:rPr>
                <w:noProof/>
                <w:webHidden/>
              </w:rPr>
              <w:t>42</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8" w:history="1">
            <w:r w:rsidR="00F70BA7" w:rsidRPr="00931DEC">
              <w:rPr>
                <w:rStyle w:val="Hyperlink"/>
                <w:noProof/>
              </w:rPr>
              <w:t>6.35</w:t>
            </w:r>
            <w:r w:rsidR="00F70BA7">
              <w:rPr>
                <w:noProof/>
                <w:lang w:eastAsia="en-US"/>
              </w:rPr>
              <w:tab/>
            </w:r>
            <w:r w:rsidR="00F70BA7" w:rsidRPr="00931DEC">
              <w:rPr>
                <w:rStyle w:val="Hyperlink"/>
                <w:noProof/>
              </w:rPr>
              <w:t>J2735PivotPointDescription</w:t>
            </w:r>
            <w:r w:rsidR="00F70BA7">
              <w:rPr>
                <w:noProof/>
                <w:webHidden/>
              </w:rPr>
              <w:tab/>
            </w:r>
            <w:r w:rsidR="00F70BA7">
              <w:rPr>
                <w:noProof/>
                <w:webHidden/>
              </w:rPr>
              <w:fldChar w:fldCharType="begin"/>
            </w:r>
            <w:r w:rsidR="00F70BA7">
              <w:rPr>
                <w:noProof/>
                <w:webHidden/>
              </w:rPr>
              <w:instrText xml:space="preserve"> PAGEREF _Toc512513598 \h </w:instrText>
            </w:r>
            <w:r w:rsidR="00F70BA7">
              <w:rPr>
                <w:noProof/>
                <w:webHidden/>
              </w:rPr>
            </w:r>
            <w:r w:rsidR="00F70BA7">
              <w:rPr>
                <w:noProof/>
                <w:webHidden/>
              </w:rPr>
              <w:fldChar w:fldCharType="separate"/>
            </w:r>
            <w:r w:rsidR="00F70BA7">
              <w:rPr>
                <w:noProof/>
                <w:webHidden/>
              </w:rPr>
              <w:t>43</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599" w:history="1">
            <w:r w:rsidR="00F70BA7" w:rsidRPr="00931DEC">
              <w:rPr>
                <w:rStyle w:val="Hyperlink"/>
                <w:noProof/>
              </w:rPr>
              <w:t>6.36</w:t>
            </w:r>
            <w:r w:rsidR="00F70BA7">
              <w:rPr>
                <w:noProof/>
                <w:lang w:eastAsia="en-US"/>
              </w:rPr>
              <w:tab/>
            </w:r>
            <w:r w:rsidR="00F70BA7" w:rsidRPr="00931DEC">
              <w:rPr>
                <w:rStyle w:val="Hyperlink"/>
                <w:noProof/>
              </w:rPr>
              <w:t>J2735TrailerUnitDescription</w:t>
            </w:r>
            <w:r w:rsidR="00F70BA7">
              <w:rPr>
                <w:noProof/>
                <w:webHidden/>
              </w:rPr>
              <w:tab/>
            </w:r>
            <w:r w:rsidR="00F70BA7">
              <w:rPr>
                <w:noProof/>
                <w:webHidden/>
              </w:rPr>
              <w:fldChar w:fldCharType="begin"/>
            </w:r>
            <w:r w:rsidR="00F70BA7">
              <w:rPr>
                <w:noProof/>
                <w:webHidden/>
              </w:rPr>
              <w:instrText xml:space="preserve"> PAGEREF _Toc512513599 \h </w:instrText>
            </w:r>
            <w:r w:rsidR="00F70BA7">
              <w:rPr>
                <w:noProof/>
                <w:webHidden/>
              </w:rPr>
            </w:r>
            <w:r w:rsidR="00F70BA7">
              <w:rPr>
                <w:noProof/>
                <w:webHidden/>
              </w:rPr>
              <w:fldChar w:fldCharType="separate"/>
            </w:r>
            <w:r w:rsidR="00F70BA7">
              <w:rPr>
                <w:noProof/>
                <w:webHidden/>
              </w:rPr>
              <w:t>44</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0" w:history="1">
            <w:r w:rsidR="00F70BA7" w:rsidRPr="00931DEC">
              <w:rPr>
                <w:rStyle w:val="Hyperlink"/>
                <w:noProof/>
              </w:rPr>
              <w:t>6.37</w:t>
            </w:r>
            <w:r w:rsidR="00F70BA7">
              <w:rPr>
                <w:noProof/>
                <w:lang w:eastAsia="en-US"/>
              </w:rPr>
              <w:tab/>
            </w:r>
            <w:r w:rsidR="00F70BA7" w:rsidRPr="00931DEC">
              <w:rPr>
                <w:rStyle w:val="Hyperlink"/>
                <w:noProof/>
              </w:rPr>
              <w:t>J2735BumperHeights</w:t>
            </w:r>
            <w:r w:rsidR="00F70BA7">
              <w:rPr>
                <w:noProof/>
                <w:webHidden/>
              </w:rPr>
              <w:tab/>
            </w:r>
            <w:r w:rsidR="00F70BA7">
              <w:rPr>
                <w:noProof/>
                <w:webHidden/>
              </w:rPr>
              <w:fldChar w:fldCharType="begin"/>
            </w:r>
            <w:r w:rsidR="00F70BA7">
              <w:rPr>
                <w:noProof/>
                <w:webHidden/>
              </w:rPr>
              <w:instrText xml:space="preserve"> PAGEREF _Toc512513600 \h </w:instrText>
            </w:r>
            <w:r w:rsidR="00F70BA7">
              <w:rPr>
                <w:noProof/>
                <w:webHidden/>
              </w:rPr>
            </w:r>
            <w:r w:rsidR="00F70BA7">
              <w:rPr>
                <w:noProof/>
                <w:webHidden/>
              </w:rPr>
              <w:fldChar w:fldCharType="separate"/>
            </w:r>
            <w:r w:rsidR="00F70BA7">
              <w:rPr>
                <w:noProof/>
                <w:webHidden/>
              </w:rPr>
              <w:t>45</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1" w:history="1">
            <w:r w:rsidR="00F70BA7" w:rsidRPr="00931DEC">
              <w:rPr>
                <w:rStyle w:val="Hyperlink"/>
                <w:noProof/>
              </w:rPr>
              <w:t>6.38</w:t>
            </w:r>
            <w:r w:rsidR="00F70BA7">
              <w:rPr>
                <w:noProof/>
                <w:lang w:eastAsia="en-US"/>
              </w:rPr>
              <w:tab/>
            </w:r>
            <w:r w:rsidR="00F70BA7" w:rsidRPr="00931DEC">
              <w:rPr>
                <w:rStyle w:val="Hyperlink"/>
                <w:noProof/>
              </w:rPr>
              <w:t>J2735TrailerHistoryPoint</w:t>
            </w:r>
            <w:r w:rsidR="00F70BA7">
              <w:rPr>
                <w:noProof/>
                <w:webHidden/>
              </w:rPr>
              <w:tab/>
            </w:r>
            <w:r w:rsidR="00F70BA7">
              <w:rPr>
                <w:noProof/>
                <w:webHidden/>
              </w:rPr>
              <w:fldChar w:fldCharType="begin"/>
            </w:r>
            <w:r w:rsidR="00F70BA7">
              <w:rPr>
                <w:noProof/>
                <w:webHidden/>
              </w:rPr>
              <w:instrText xml:space="preserve"> PAGEREF _Toc512513601 \h </w:instrText>
            </w:r>
            <w:r w:rsidR="00F70BA7">
              <w:rPr>
                <w:noProof/>
                <w:webHidden/>
              </w:rPr>
            </w:r>
            <w:r w:rsidR="00F70BA7">
              <w:rPr>
                <w:noProof/>
                <w:webHidden/>
              </w:rPr>
              <w:fldChar w:fldCharType="separate"/>
            </w:r>
            <w:r w:rsidR="00F70BA7">
              <w:rPr>
                <w:noProof/>
                <w:webHidden/>
              </w:rPr>
              <w:t>45</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2" w:history="1">
            <w:r w:rsidR="00F70BA7" w:rsidRPr="00931DEC">
              <w:rPr>
                <w:rStyle w:val="Hyperlink"/>
                <w:noProof/>
              </w:rPr>
              <w:t>6.39</w:t>
            </w:r>
            <w:r w:rsidR="00F70BA7">
              <w:rPr>
                <w:noProof/>
                <w:lang w:eastAsia="en-US"/>
              </w:rPr>
              <w:tab/>
            </w:r>
            <w:r w:rsidR="00F70BA7" w:rsidRPr="00931DEC">
              <w:rPr>
                <w:rStyle w:val="Hyperlink"/>
                <w:noProof/>
              </w:rPr>
              <w:t>J2735Node_XY</w:t>
            </w:r>
            <w:r w:rsidR="00F70BA7">
              <w:rPr>
                <w:noProof/>
                <w:webHidden/>
              </w:rPr>
              <w:tab/>
            </w:r>
            <w:r w:rsidR="00F70BA7">
              <w:rPr>
                <w:noProof/>
                <w:webHidden/>
              </w:rPr>
              <w:fldChar w:fldCharType="begin"/>
            </w:r>
            <w:r w:rsidR="00F70BA7">
              <w:rPr>
                <w:noProof/>
                <w:webHidden/>
              </w:rPr>
              <w:instrText xml:space="preserve"> PAGEREF _Toc512513602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603" w:history="1">
            <w:r w:rsidR="00F70BA7" w:rsidRPr="00931DEC">
              <w:rPr>
                <w:rStyle w:val="Hyperlink"/>
                <w:noProof/>
              </w:rPr>
              <w:t>7</w:t>
            </w:r>
            <w:r w:rsidR="00F70BA7">
              <w:rPr>
                <w:noProof/>
                <w:lang w:eastAsia="en-US"/>
              </w:rPr>
              <w:tab/>
            </w:r>
            <w:r w:rsidR="00F70BA7" w:rsidRPr="00931DEC">
              <w:rPr>
                <w:rStyle w:val="Hyperlink"/>
                <w:noProof/>
              </w:rPr>
              <w:t>Sample Data</w:t>
            </w:r>
            <w:r w:rsidR="00F70BA7">
              <w:rPr>
                <w:noProof/>
                <w:webHidden/>
              </w:rPr>
              <w:tab/>
            </w:r>
            <w:r w:rsidR="00F70BA7">
              <w:rPr>
                <w:noProof/>
                <w:webHidden/>
              </w:rPr>
              <w:fldChar w:fldCharType="begin"/>
            </w:r>
            <w:r w:rsidR="00F70BA7">
              <w:rPr>
                <w:noProof/>
                <w:webHidden/>
              </w:rPr>
              <w:instrText xml:space="preserve"> PAGEREF _Toc512513603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4" w:history="1">
            <w:r w:rsidR="00F70BA7" w:rsidRPr="00931DEC">
              <w:rPr>
                <w:rStyle w:val="Hyperlink"/>
                <w:noProof/>
              </w:rPr>
              <w:t>7.1</w:t>
            </w:r>
            <w:r w:rsidR="00F70BA7">
              <w:rPr>
                <w:noProof/>
                <w:lang w:eastAsia="en-US"/>
              </w:rPr>
              <w:tab/>
            </w:r>
            <w:r w:rsidR="00F70BA7" w:rsidRPr="00931DEC">
              <w:rPr>
                <w:rStyle w:val="Hyperlink"/>
                <w:noProof/>
              </w:rPr>
              <w:t>Sample TIM Data</w:t>
            </w:r>
            <w:r w:rsidR="00F70BA7">
              <w:rPr>
                <w:noProof/>
                <w:webHidden/>
              </w:rPr>
              <w:tab/>
            </w:r>
            <w:r w:rsidR="00F70BA7">
              <w:rPr>
                <w:noProof/>
                <w:webHidden/>
              </w:rPr>
              <w:fldChar w:fldCharType="begin"/>
            </w:r>
            <w:r w:rsidR="00F70BA7">
              <w:rPr>
                <w:noProof/>
                <w:webHidden/>
              </w:rPr>
              <w:instrText xml:space="preserve"> PAGEREF _Toc512513604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B77060">
          <w:pPr>
            <w:pStyle w:val="TOC3"/>
            <w:tabs>
              <w:tab w:val="left" w:pos="1440"/>
              <w:tab w:val="right" w:leader="dot" w:pos="9350"/>
            </w:tabs>
            <w:rPr>
              <w:rFonts w:asciiTheme="minorHAnsi" w:eastAsiaTheme="minorEastAsia" w:hAnsiTheme="minorHAnsi" w:cstheme="minorBidi"/>
              <w:noProof/>
              <w:sz w:val="22"/>
              <w:szCs w:val="22"/>
            </w:rPr>
          </w:pPr>
          <w:hyperlink w:anchor="_Toc512513605" w:history="1">
            <w:r w:rsidR="00F70BA7" w:rsidRPr="00931DEC">
              <w:rPr>
                <w:rStyle w:val="Hyperlink"/>
                <w:rFonts w:eastAsiaTheme="majorEastAsia"/>
                <w:noProof/>
              </w:rPr>
              <w:t>7.1.1</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Broadcast TIM</w:t>
            </w:r>
            <w:r w:rsidR="00F70BA7">
              <w:rPr>
                <w:noProof/>
                <w:webHidden/>
              </w:rPr>
              <w:tab/>
            </w:r>
            <w:r w:rsidR="00F70BA7">
              <w:rPr>
                <w:noProof/>
                <w:webHidden/>
              </w:rPr>
              <w:fldChar w:fldCharType="begin"/>
            </w:r>
            <w:r w:rsidR="00F70BA7">
              <w:rPr>
                <w:noProof/>
                <w:webHidden/>
              </w:rPr>
              <w:instrText xml:space="preserve"> PAGEREF _Toc512513605 \h </w:instrText>
            </w:r>
            <w:r w:rsidR="00F70BA7">
              <w:rPr>
                <w:noProof/>
                <w:webHidden/>
              </w:rPr>
            </w:r>
            <w:r w:rsidR="00F70BA7">
              <w:rPr>
                <w:noProof/>
                <w:webHidden/>
              </w:rPr>
              <w:fldChar w:fldCharType="separate"/>
            </w:r>
            <w:r w:rsidR="00F70BA7">
              <w:rPr>
                <w:noProof/>
                <w:webHidden/>
              </w:rPr>
              <w:t>46</w:t>
            </w:r>
            <w:r w:rsidR="00F70BA7">
              <w:rPr>
                <w:noProof/>
                <w:webHidden/>
              </w:rPr>
              <w:fldChar w:fldCharType="end"/>
            </w:r>
          </w:hyperlink>
        </w:p>
        <w:p w:rsidR="00F70BA7" w:rsidRDefault="00B77060">
          <w:pPr>
            <w:pStyle w:val="TOC3"/>
            <w:tabs>
              <w:tab w:val="left" w:pos="1440"/>
              <w:tab w:val="right" w:leader="dot" w:pos="9350"/>
            </w:tabs>
            <w:rPr>
              <w:rFonts w:asciiTheme="minorHAnsi" w:eastAsiaTheme="minorEastAsia" w:hAnsiTheme="minorHAnsi" w:cstheme="minorBidi"/>
              <w:noProof/>
              <w:sz w:val="22"/>
              <w:szCs w:val="22"/>
            </w:rPr>
          </w:pPr>
          <w:hyperlink w:anchor="_Toc512513606" w:history="1">
            <w:r w:rsidR="00F70BA7" w:rsidRPr="00931DEC">
              <w:rPr>
                <w:rStyle w:val="Hyperlink"/>
                <w:rFonts w:eastAsiaTheme="majorEastAsia"/>
                <w:noProof/>
              </w:rPr>
              <w:t>7.1.2</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Received TIM from rxMsg</w:t>
            </w:r>
            <w:r w:rsidR="00F70BA7">
              <w:rPr>
                <w:noProof/>
                <w:webHidden/>
              </w:rPr>
              <w:tab/>
            </w:r>
            <w:r w:rsidR="00F70BA7">
              <w:rPr>
                <w:noProof/>
                <w:webHidden/>
              </w:rPr>
              <w:fldChar w:fldCharType="begin"/>
            </w:r>
            <w:r w:rsidR="00F70BA7">
              <w:rPr>
                <w:noProof/>
                <w:webHidden/>
              </w:rPr>
              <w:instrText xml:space="preserve"> PAGEREF _Toc512513606 \h </w:instrText>
            </w:r>
            <w:r w:rsidR="00F70BA7">
              <w:rPr>
                <w:noProof/>
                <w:webHidden/>
              </w:rPr>
            </w:r>
            <w:r w:rsidR="00F70BA7">
              <w:rPr>
                <w:noProof/>
                <w:webHidden/>
              </w:rPr>
              <w:fldChar w:fldCharType="separate"/>
            </w:r>
            <w:r w:rsidR="00F70BA7">
              <w:rPr>
                <w:noProof/>
                <w:webHidden/>
              </w:rPr>
              <w:t>49</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7" w:history="1">
            <w:r w:rsidR="00F70BA7" w:rsidRPr="00931DEC">
              <w:rPr>
                <w:rStyle w:val="Hyperlink"/>
                <w:noProof/>
              </w:rPr>
              <w:t>7.2</w:t>
            </w:r>
            <w:r w:rsidR="00F70BA7">
              <w:rPr>
                <w:noProof/>
                <w:lang w:eastAsia="en-US"/>
              </w:rPr>
              <w:tab/>
            </w:r>
            <w:r w:rsidR="00F70BA7" w:rsidRPr="00931DEC">
              <w:rPr>
                <w:rStyle w:val="Hyperlink"/>
                <w:noProof/>
              </w:rPr>
              <w:t>Sample Driver Alert</w:t>
            </w:r>
            <w:r w:rsidR="00F70BA7">
              <w:rPr>
                <w:noProof/>
                <w:webHidden/>
              </w:rPr>
              <w:tab/>
            </w:r>
            <w:r w:rsidR="00F70BA7">
              <w:rPr>
                <w:noProof/>
                <w:webHidden/>
              </w:rPr>
              <w:fldChar w:fldCharType="begin"/>
            </w:r>
            <w:r w:rsidR="00F70BA7">
              <w:rPr>
                <w:noProof/>
                <w:webHidden/>
              </w:rPr>
              <w:instrText xml:space="preserve"> PAGEREF _Toc512513607 \h </w:instrText>
            </w:r>
            <w:r w:rsidR="00F70BA7">
              <w:rPr>
                <w:noProof/>
                <w:webHidden/>
              </w:rPr>
            </w:r>
            <w:r w:rsidR="00F70BA7">
              <w:rPr>
                <w:noProof/>
                <w:webHidden/>
              </w:rPr>
              <w:fldChar w:fldCharType="separate"/>
            </w:r>
            <w:r w:rsidR="00F70BA7">
              <w:rPr>
                <w:noProof/>
                <w:webHidden/>
              </w:rPr>
              <w:t>51</w:t>
            </w:r>
            <w:r w:rsidR="00F70BA7">
              <w:rPr>
                <w:noProof/>
                <w:webHidden/>
              </w:rPr>
              <w:fldChar w:fldCharType="end"/>
            </w:r>
          </w:hyperlink>
        </w:p>
        <w:p w:rsidR="00F70BA7" w:rsidRDefault="00B77060">
          <w:pPr>
            <w:pStyle w:val="TOC2"/>
            <w:tabs>
              <w:tab w:val="left" w:pos="1080"/>
              <w:tab w:val="right" w:leader="dot" w:pos="9350"/>
            </w:tabs>
            <w:rPr>
              <w:noProof/>
              <w:lang w:eastAsia="en-US"/>
            </w:rPr>
          </w:pPr>
          <w:hyperlink w:anchor="_Toc512513608" w:history="1">
            <w:r w:rsidR="00F70BA7" w:rsidRPr="00931DEC">
              <w:rPr>
                <w:rStyle w:val="Hyperlink"/>
                <w:noProof/>
              </w:rPr>
              <w:t>7.3</w:t>
            </w:r>
            <w:r w:rsidR="00F70BA7">
              <w:rPr>
                <w:noProof/>
                <w:lang w:eastAsia="en-US"/>
              </w:rPr>
              <w:tab/>
            </w:r>
            <w:r w:rsidR="00F70BA7" w:rsidRPr="00931DEC">
              <w:rPr>
                <w:rStyle w:val="Hyperlink"/>
                <w:noProof/>
              </w:rPr>
              <w:t>Sample BSM Data</w:t>
            </w:r>
            <w:r w:rsidR="00F70BA7">
              <w:rPr>
                <w:noProof/>
                <w:webHidden/>
              </w:rPr>
              <w:tab/>
            </w:r>
            <w:r w:rsidR="00F70BA7">
              <w:rPr>
                <w:noProof/>
                <w:webHidden/>
              </w:rPr>
              <w:fldChar w:fldCharType="begin"/>
            </w:r>
            <w:r w:rsidR="00F70BA7">
              <w:rPr>
                <w:noProof/>
                <w:webHidden/>
              </w:rPr>
              <w:instrText xml:space="preserve"> PAGEREF _Toc512513608 \h </w:instrText>
            </w:r>
            <w:r w:rsidR="00F70BA7">
              <w:rPr>
                <w:noProof/>
                <w:webHidden/>
              </w:rPr>
            </w:r>
            <w:r w:rsidR="00F70BA7">
              <w:rPr>
                <w:noProof/>
                <w:webHidden/>
              </w:rPr>
              <w:fldChar w:fldCharType="separate"/>
            </w:r>
            <w:r w:rsidR="00F70BA7">
              <w:rPr>
                <w:noProof/>
                <w:webHidden/>
              </w:rPr>
              <w:t>52</w:t>
            </w:r>
            <w:r w:rsidR="00F70BA7">
              <w:rPr>
                <w:noProof/>
                <w:webHidden/>
              </w:rPr>
              <w:fldChar w:fldCharType="end"/>
            </w:r>
          </w:hyperlink>
        </w:p>
        <w:p w:rsidR="00F70BA7" w:rsidRDefault="00B77060">
          <w:pPr>
            <w:pStyle w:val="TOC3"/>
            <w:tabs>
              <w:tab w:val="left" w:pos="1440"/>
              <w:tab w:val="right" w:leader="dot" w:pos="9350"/>
            </w:tabs>
            <w:rPr>
              <w:rFonts w:asciiTheme="minorHAnsi" w:eastAsiaTheme="minorEastAsia" w:hAnsiTheme="minorHAnsi" w:cstheme="minorBidi"/>
              <w:noProof/>
              <w:sz w:val="22"/>
              <w:szCs w:val="22"/>
            </w:rPr>
          </w:pPr>
          <w:hyperlink w:anchor="_Toc512513609" w:history="1">
            <w:r w:rsidR="00F70BA7" w:rsidRPr="00931DEC">
              <w:rPr>
                <w:rStyle w:val="Hyperlink"/>
                <w:rFonts w:eastAsiaTheme="majorEastAsia"/>
                <w:noProof/>
              </w:rPr>
              <w:t>7.3.1</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BSM from bsmTx</w:t>
            </w:r>
            <w:r w:rsidR="00F70BA7">
              <w:rPr>
                <w:noProof/>
                <w:webHidden/>
              </w:rPr>
              <w:tab/>
            </w:r>
            <w:r w:rsidR="00F70BA7">
              <w:rPr>
                <w:noProof/>
                <w:webHidden/>
              </w:rPr>
              <w:fldChar w:fldCharType="begin"/>
            </w:r>
            <w:r w:rsidR="00F70BA7">
              <w:rPr>
                <w:noProof/>
                <w:webHidden/>
              </w:rPr>
              <w:instrText xml:space="preserve"> PAGEREF _Toc512513609 \h </w:instrText>
            </w:r>
            <w:r w:rsidR="00F70BA7">
              <w:rPr>
                <w:noProof/>
                <w:webHidden/>
              </w:rPr>
            </w:r>
            <w:r w:rsidR="00F70BA7">
              <w:rPr>
                <w:noProof/>
                <w:webHidden/>
              </w:rPr>
              <w:fldChar w:fldCharType="separate"/>
            </w:r>
            <w:r w:rsidR="00F70BA7">
              <w:rPr>
                <w:noProof/>
                <w:webHidden/>
              </w:rPr>
              <w:t>52</w:t>
            </w:r>
            <w:r w:rsidR="00F70BA7">
              <w:rPr>
                <w:noProof/>
                <w:webHidden/>
              </w:rPr>
              <w:fldChar w:fldCharType="end"/>
            </w:r>
          </w:hyperlink>
        </w:p>
        <w:p w:rsidR="00F70BA7" w:rsidRDefault="00B77060">
          <w:pPr>
            <w:pStyle w:val="TOC3"/>
            <w:tabs>
              <w:tab w:val="left" w:pos="1440"/>
              <w:tab w:val="right" w:leader="dot" w:pos="9350"/>
            </w:tabs>
            <w:rPr>
              <w:rFonts w:asciiTheme="minorHAnsi" w:eastAsiaTheme="minorEastAsia" w:hAnsiTheme="minorHAnsi" w:cstheme="minorBidi"/>
              <w:noProof/>
              <w:sz w:val="22"/>
              <w:szCs w:val="22"/>
            </w:rPr>
          </w:pPr>
          <w:hyperlink w:anchor="_Toc512513610" w:history="1">
            <w:r w:rsidR="00F70BA7" w:rsidRPr="00931DEC">
              <w:rPr>
                <w:rStyle w:val="Hyperlink"/>
                <w:rFonts w:eastAsiaTheme="majorEastAsia"/>
                <w:noProof/>
              </w:rPr>
              <w:t>7.3.2</w:t>
            </w:r>
            <w:r w:rsidR="00F70BA7">
              <w:rPr>
                <w:rFonts w:asciiTheme="minorHAnsi" w:eastAsiaTheme="minorEastAsia" w:hAnsiTheme="minorHAnsi" w:cstheme="minorBidi"/>
                <w:noProof/>
                <w:sz w:val="22"/>
                <w:szCs w:val="22"/>
              </w:rPr>
              <w:tab/>
            </w:r>
            <w:r w:rsidR="00F70BA7" w:rsidRPr="00931DEC">
              <w:rPr>
                <w:rStyle w:val="Hyperlink"/>
                <w:rFonts w:eastAsiaTheme="majorEastAsia"/>
                <w:noProof/>
              </w:rPr>
              <w:t>BSM from rxMsg</w:t>
            </w:r>
            <w:r w:rsidR="00F70BA7">
              <w:rPr>
                <w:noProof/>
                <w:webHidden/>
              </w:rPr>
              <w:tab/>
            </w:r>
            <w:r w:rsidR="00F70BA7">
              <w:rPr>
                <w:noProof/>
                <w:webHidden/>
              </w:rPr>
              <w:fldChar w:fldCharType="begin"/>
            </w:r>
            <w:r w:rsidR="00F70BA7">
              <w:rPr>
                <w:noProof/>
                <w:webHidden/>
              </w:rPr>
              <w:instrText xml:space="preserve"> PAGEREF _Toc512513610 \h </w:instrText>
            </w:r>
            <w:r w:rsidR="00F70BA7">
              <w:rPr>
                <w:noProof/>
                <w:webHidden/>
              </w:rPr>
            </w:r>
            <w:r w:rsidR="00F70BA7">
              <w:rPr>
                <w:noProof/>
                <w:webHidden/>
              </w:rPr>
              <w:fldChar w:fldCharType="separate"/>
            </w:r>
            <w:r w:rsidR="00F70BA7">
              <w:rPr>
                <w:noProof/>
                <w:webHidden/>
              </w:rPr>
              <w:t>54</w:t>
            </w:r>
            <w:r w:rsidR="00F70BA7">
              <w:rPr>
                <w:noProof/>
                <w:webHidden/>
              </w:rPr>
              <w:fldChar w:fldCharType="end"/>
            </w:r>
          </w:hyperlink>
        </w:p>
        <w:p w:rsidR="00F70BA7" w:rsidRDefault="00B77060">
          <w:pPr>
            <w:pStyle w:val="TOC1"/>
            <w:tabs>
              <w:tab w:val="left" w:pos="480"/>
              <w:tab w:val="right" w:leader="dot" w:pos="9350"/>
            </w:tabs>
            <w:rPr>
              <w:noProof/>
              <w:lang w:eastAsia="en-US"/>
            </w:rPr>
          </w:pPr>
          <w:hyperlink w:anchor="_Toc512513611" w:history="1">
            <w:r w:rsidR="00F70BA7" w:rsidRPr="00931DEC">
              <w:rPr>
                <w:rStyle w:val="Hyperlink"/>
                <w:noProof/>
              </w:rPr>
              <w:t>8</w:t>
            </w:r>
            <w:r w:rsidR="00F70BA7">
              <w:rPr>
                <w:noProof/>
                <w:lang w:eastAsia="en-US"/>
              </w:rPr>
              <w:tab/>
            </w:r>
            <w:r w:rsidR="00F70BA7" w:rsidRPr="00931DEC">
              <w:rPr>
                <w:rStyle w:val="Hyperlink"/>
                <w:noProof/>
              </w:rPr>
              <w:t>References</w:t>
            </w:r>
            <w:r w:rsidR="00F70BA7">
              <w:rPr>
                <w:noProof/>
                <w:webHidden/>
              </w:rPr>
              <w:tab/>
            </w:r>
            <w:r w:rsidR="00F70BA7">
              <w:rPr>
                <w:noProof/>
                <w:webHidden/>
              </w:rPr>
              <w:fldChar w:fldCharType="begin"/>
            </w:r>
            <w:r w:rsidR="00F70BA7">
              <w:rPr>
                <w:noProof/>
                <w:webHidden/>
              </w:rPr>
              <w:instrText xml:space="preserve"> PAGEREF _Toc512513611 \h </w:instrText>
            </w:r>
            <w:r w:rsidR="00F70BA7">
              <w:rPr>
                <w:noProof/>
                <w:webHidden/>
              </w:rPr>
            </w:r>
            <w:r w:rsidR="00F70BA7">
              <w:rPr>
                <w:noProof/>
                <w:webHidden/>
              </w:rPr>
              <w:fldChar w:fldCharType="separate"/>
            </w:r>
            <w:r w:rsidR="00F70BA7">
              <w:rPr>
                <w:noProof/>
                <w:webHidden/>
              </w:rPr>
              <w:t>57</w:t>
            </w:r>
            <w:r w:rsidR="00F70BA7">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ins w:id="2" w:author="Musavi, Hamid [USA]" w:date="2018-04-26T09:38:00Z"/>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ins w:id="3" w:author="Musavi, Hamid [USA]" w:date="2018-04-26T09:38:00Z"/>
                <w:sz w:val="20"/>
                <w:szCs w:val="20"/>
              </w:rPr>
            </w:pPr>
            <w:ins w:id="4" w:author="Musavi, Hamid [USA]" w:date="2018-04-26T09:38:00Z">
              <w:r>
                <w:rPr>
                  <w:sz w:val="20"/>
                  <w:szCs w:val="20"/>
                </w:rPr>
                <w:t>0.4</w:t>
              </w:r>
            </w:ins>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ins w:id="5" w:author="Musavi, Hamid [USA]" w:date="2018-04-26T09:38:00Z"/>
                <w:sz w:val="20"/>
                <w:szCs w:val="20"/>
              </w:rPr>
            </w:pPr>
            <w:ins w:id="6" w:author="Musavi, Hamid [USA]" w:date="2018-04-26T09:38:00Z">
              <w:r>
                <w:rPr>
                  <w:sz w:val="20"/>
                  <w:szCs w:val="20"/>
                </w:rPr>
                <w:t>Hamid Musavi</w:t>
              </w:r>
            </w:ins>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7" w:author="Musavi, Hamid [USA]" w:date="2018-04-26T09:38:00Z"/>
                <w:sz w:val="20"/>
                <w:szCs w:val="20"/>
              </w:rPr>
            </w:pPr>
            <w:ins w:id="8" w:author="Musavi, Hamid [USA]" w:date="2018-04-26T09:38:00Z">
              <w:r>
                <w:rPr>
                  <w:sz w:val="20"/>
                  <w:szCs w:val="20"/>
                </w:rPr>
                <w:t>4/26/2018</w:t>
              </w:r>
            </w:ins>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ins w:id="9" w:author="Musavi, Hamid [USA]" w:date="2018-04-26T09:38:00Z"/>
                <w:sz w:val="20"/>
                <w:szCs w:val="20"/>
              </w:rPr>
            </w:pPr>
            <w:ins w:id="10" w:author="Musavi, Hamid [USA]" w:date="2018-04-26T09:38:00Z">
              <w:r>
                <w:rPr>
                  <w:sz w:val="20"/>
                  <w:szCs w:val="20"/>
                </w:rPr>
                <w:t>Addressed review comments</w:t>
              </w:r>
            </w:ins>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11" w:name="_Toc464836202"/>
      <w:bookmarkStart w:id="12" w:name="_Toc483908130"/>
      <w:bookmarkStart w:id="13" w:name="_Toc512256589"/>
      <w:bookmarkStart w:id="14" w:name="_Toc512513552"/>
      <w:r w:rsidRPr="00314B85">
        <w:lastRenderedPageBreak/>
        <w:t>Introduction</w:t>
      </w:r>
      <w:bookmarkEnd w:id="11"/>
      <w:bookmarkEnd w:id="12"/>
      <w:bookmarkEnd w:id="13"/>
      <w:bookmarkEnd w:id="14"/>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Content>
          <w:r w:rsidR="00D1354D">
            <w:fldChar w:fldCharType="begin"/>
          </w:r>
          <w:r w:rsidR="004A585F">
            <w:instrText xml:space="preserve">CITATION BAH_ODE_UG \l 1033 </w:instrText>
          </w:r>
          <w:r w:rsidR="00D1354D">
            <w:fldChar w:fldCharType="separate"/>
          </w:r>
          <w:r w:rsidR="00F70BA7">
            <w:rPr>
              <w:noProof/>
            </w:rPr>
            <w:t xml:space="preserve"> (US DOT ITS JPO, 2018)</w:t>
          </w:r>
          <w:r w:rsidR="00D1354D">
            <w:fldChar w:fldCharType="end"/>
          </w:r>
        </w:sdtContent>
      </w:sdt>
    </w:p>
    <w:p w:rsidR="00CB0DBB" w:rsidRDefault="00D23963" w:rsidP="00D23963">
      <w:pPr>
        <w:pStyle w:val="Heading1"/>
      </w:pPr>
      <w:bookmarkStart w:id="15" w:name="_Toc512513553"/>
      <w:r>
        <w:t>Published Topics</w:t>
      </w:r>
      <w:bookmarkEnd w:id="15"/>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w:t>
      </w:r>
      <w:r w:rsidR="00D06346">
        <w:rPr>
          <w:noProof/>
        </w:rPr>
        <w:fldChar w:fldCharType="end"/>
      </w:r>
      <w:r>
        <w:t xml:space="preserve"> - ODE Published Topics</w:t>
      </w:r>
    </w:p>
    <w:p w:rsidR="00D23963" w:rsidRDefault="00ED77CC" w:rsidP="008268A7">
      <w:pPr>
        <w:pStyle w:val="Heading1"/>
      </w:pPr>
      <w:bookmarkStart w:id="16" w:name="_Toc512513554"/>
      <w:r>
        <w:t>Common</w:t>
      </w:r>
      <w:r w:rsidR="00D23963">
        <w:t xml:space="preserve"> Data Schemas</w:t>
      </w:r>
      <w:bookmarkEnd w:id="16"/>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Content>
          <w:r>
            <w:fldChar w:fldCharType="begin"/>
          </w:r>
          <w:r w:rsidR="004A585F">
            <w:instrText xml:space="preserve">CITATION J2735_201603 \l 1033 </w:instrText>
          </w:r>
          <w:r>
            <w:fldChar w:fldCharType="separate"/>
          </w:r>
          <w:r w:rsidR="00F70BA7">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17" w:name="_Toc462052304"/>
      <w:bookmarkStart w:id="18" w:name="_Toc483908188"/>
      <w:bookmarkStart w:id="19" w:name="_Toc512513555"/>
      <w:r w:rsidRPr="00145701">
        <w:t>ODE Data</w:t>
      </w:r>
      <w:bookmarkEnd w:id="17"/>
      <w:bookmarkEnd w:id="18"/>
      <w:bookmarkEnd w:id="19"/>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F70BA7">
        <w:t xml:space="preserve">Table </w:t>
      </w:r>
      <w:r w:rsidR="00F70BA7">
        <w:rPr>
          <w:noProof/>
        </w:rPr>
        <w:t>2</w:t>
      </w:r>
      <w:r w:rsidR="00D23963">
        <w:fldChar w:fldCharType="end"/>
      </w:r>
      <w:ins w:id="20" w:author="Musavi, Hamid [USA]" w:date="2018-04-26T13:43:00Z">
        <w:r w:rsidR="00F70BA7">
          <w:t xml:space="preserve"> </w:t>
        </w:r>
      </w:ins>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F70BA7">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21" w:name="_Ref504554250"/>
      <w:bookmarkStart w:id="22" w:name="_Toc441572980"/>
      <w:bookmarkStart w:id="23" w:name="_Toc456253308"/>
      <w:r>
        <w:t xml:space="preserve">Table </w:t>
      </w:r>
      <w:r w:rsidR="00D06346">
        <w:fldChar w:fldCharType="begin"/>
      </w:r>
      <w:r w:rsidR="00D06346">
        <w:instrText xml:space="preserve"> SEQ Table \* ARABIC </w:instrText>
      </w:r>
      <w:r w:rsidR="00D06346">
        <w:fldChar w:fldCharType="separate"/>
      </w:r>
      <w:r w:rsidR="00F70BA7">
        <w:rPr>
          <w:noProof/>
        </w:rPr>
        <w:t>2</w:t>
      </w:r>
      <w:r w:rsidR="00D06346">
        <w:rPr>
          <w:noProof/>
        </w:rPr>
        <w:fldChar w:fldCharType="end"/>
      </w:r>
      <w:bookmarkEnd w:id="21"/>
      <w:r>
        <w:t xml:space="preserve"> – OdeData</w:t>
      </w:r>
      <w:bookmarkEnd w:id="22"/>
      <w:bookmarkEnd w:id="23"/>
    </w:p>
    <w:p w:rsidR="00D23963" w:rsidRDefault="00D23963" w:rsidP="008268A7">
      <w:pPr>
        <w:pStyle w:val="Heading2"/>
      </w:pPr>
      <w:bookmarkStart w:id="24" w:name="_ODE_Message_Metadata"/>
      <w:bookmarkStart w:id="25" w:name="_Toc462052305"/>
      <w:bookmarkStart w:id="26" w:name="_Ref471813394"/>
      <w:bookmarkStart w:id="27" w:name="_Toc483908189"/>
      <w:bookmarkStart w:id="28" w:name="_Toc512513556"/>
      <w:bookmarkEnd w:id="24"/>
      <w:r w:rsidRPr="00284BEB">
        <w:t>ODE Message Metadata</w:t>
      </w:r>
      <w:bookmarkEnd w:id="25"/>
      <w:bookmarkEnd w:id="26"/>
      <w:bookmarkEnd w:id="27"/>
      <w:bookmarkEnd w:id="28"/>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F70BA7">
        <w:t xml:space="preserve">Table </w:t>
      </w:r>
      <w:r w:rsidR="00F70BA7">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ins w:id="29" w:author="Musavi, Hamid [USA]" w:date="2018-04-26T10:08:00Z">
              <w:r w:rsidR="000B4546">
                <w:rPr>
                  <w:rStyle w:val="FootnoteReference"/>
                  <w:rFonts w:ascii="Courier New" w:hAnsi="Courier New" w:cs="Courier New"/>
                </w:rPr>
                <w:footnoteReference w:id="1"/>
              </w:r>
            </w:ins>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ins w:id="34" w:author="Musavi, Hamid [USA]" w:date="2018-04-26T09:39:00Z">
              <w:r w:rsidR="000B4546">
                <w:t xml:space="preserve"> Current/latest schemaVersion is 4.</w:t>
              </w:r>
            </w:ins>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ins w:id="35" w:author="Musavi, Hamid [USA]" w:date="2018-04-26T10:00:00Z">
              <w:r w:rsidR="000B4546">
                <w:rPr>
                  <w:rStyle w:val="FootnoteReference"/>
                  <w:rFonts w:ascii="Courier New" w:hAnsi="Courier New" w:cs="Courier New"/>
                </w:rPr>
                <w:footnoteReference w:id="2"/>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ins w:id="45" w:author="Musavi, Hamid [USA]" w:date="2018-04-26T11:51:00Z">
              <w:r w:rsidR="00517CF3">
                <w:rPr>
                  <w:rFonts w:ascii="Segoe UI" w:hAnsi="Segoe UI" w:cs="Segoe UI"/>
                  <w:sz w:val="18"/>
                  <w:szCs w:val="18"/>
                </w:rPr>
                <w:t>The ISO-like date-time format with offset and zone</w:t>
              </w:r>
            </w:ins>
            <w:ins w:id="46" w:author="Musavi, Hamid [USA]" w:date="2018-04-26T11:56:00Z">
              <w:r w:rsidR="00517CF3">
                <w:rPr>
                  <w:rFonts w:ascii="Segoe UI" w:hAnsi="Segoe UI" w:cs="Segoe UI"/>
                  <w:sz w:val="18"/>
                  <w:szCs w:val="18"/>
                </w:rPr>
                <w:t>:</w:t>
              </w:r>
            </w:ins>
            <w:ins w:id="47" w:author="Musavi, Hamid [USA]" w:date="2018-04-26T11:55:00Z">
              <w:r w:rsidR="00517CF3">
                <w:rPr>
                  <w:rFonts w:ascii="Segoe UI" w:hAnsi="Segoe UI" w:cs="Segoe UI"/>
                  <w:sz w:val="18"/>
                  <w:szCs w:val="18"/>
                </w:rPr>
                <w:t xml:space="preserve"> </w:t>
              </w:r>
              <w:r w:rsidR="00517CF3" w:rsidRPr="00515E5E">
                <w:rPr>
                  <w:b/>
                </w:rPr>
                <w:t>yyyy-MM-ddThh:mm:ss.sssZ</w:t>
              </w:r>
            </w:ins>
            <w:ins w:id="48" w:author="Musavi, Hamid [USA]" w:date="2018-04-26T11:56:00Z">
              <w:r w:rsidR="00517CF3">
                <w:rPr>
                  <w:b/>
                </w:rPr>
                <w:t>[zoneId]</w:t>
              </w:r>
            </w:ins>
            <w:ins w:id="49" w:author="Musavi, Hamid [USA]" w:date="2018-04-26T11:51:00Z">
              <w:r w:rsidR="00517CF3">
                <w:rPr>
                  <w:rFonts w:ascii="Segoe UI" w:hAnsi="Segoe UI" w:cs="Segoe UI"/>
                  <w:sz w:val="18"/>
                  <w:szCs w:val="18"/>
                </w:rPr>
                <w:t xml:space="preserve">, such as </w:t>
              </w:r>
            </w:ins>
            <w:ins w:id="50" w:author="Musavi, Hamid [USA]" w:date="2018-04-26T11:59:00Z">
              <w:r w:rsidR="00F14205" w:rsidRPr="008B1559">
                <w:rPr>
                  <w:rFonts w:ascii="Courier New" w:hAnsi="Courier New" w:cs="Courier New"/>
                  <w:sz w:val="20"/>
                  <w:szCs w:val="20"/>
                </w:rPr>
                <w:t>2017-10-25T22:38:59.592Z[UTC]</w:t>
              </w:r>
            </w:ins>
            <w:ins w:id="51" w:author="Musavi, Hamid [USA]" w:date="2018-04-26T11:51:00Z">
              <w:r w:rsidR="00517CF3">
                <w:rPr>
                  <w:rFonts w:ascii="Segoe UI" w:hAnsi="Segoe UI" w:cs="Segoe UI"/>
                  <w:sz w:val="18"/>
                  <w:szCs w:val="18"/>
                </w:rPr>
                <w:t>'.</w:t>
              </w:r>
            </w:ins>
            <w:del w:id="52" w:author="Musavi, Hamid [USA]" w:date="2018-04-26T11:56: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53" w:name="_Ref512500396"/>
            <w:ins w:id="54" w:author="Musavi, Hamid [USA]" w:date="2018-04-26T10:03:00Z">
              <w:r w:rsidR="000B4546">
                <w:rPr>
                  <w:rStyle w:val="FootnoteReference"/>
                  <w:rFonts w:ascii="Courier New" w:hAnsi="Courier New" w:cs="Courier New"/>
                </w:rPr>
                <w:footnoteReference w:id="3"/>
              </w:r>
            </w:ins>
            <w:bookmarkEnd w:id="53"/>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ins w:id="56" w:author="Musavi, Hamid [USA]" w:date="2018-04-26T11:57:00Z">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ins>
            <w:ins w:id="57" w:author="Musavi, Hamid [USA]" w:date="2018-04-26T11:59:00Z">
              <w:r w:rsidR="00F14205" w:rsidRPr="008B1559">
                <w:rPr>
                  <w:rFonts w:ascii="Courier New" w:hAnsi="Courier New" w:cs="Courier New"/>
                  <w:sz w:val="20"/>
                  <w:szCs w:val="20"/>
                </w:rPr>
                <w:t>2017-10-25T22:38:59.592Z[UTC]</w:t>
              </w:r>
            </w:ins>
            <w:ins w:id="58" w:author="Musavi, Hamid [USA]" w:date="2018-04-26T11:57:00Z">
              <w:r w:rsidR="00517CF3">
                <w:rPr>
                  <w:rFonts w:ascii="Segoe UI" w:hAnsi="Segoe UI" w:cs="Segoe UI"/>
                  <w:sz w:val="18"/>
                  <w:szCs w:val="18"/>
                </w:rPr>
                <w:t>'.</w:t>
              </w:r>
            </w:ins>
            <w:del w:id="59" w:author="Musavi, Hamid [USA]" w:date="2018-04-26T11:57:00Z">
              <w:r w:rsidDel="00517CF3">
                <w:delText xml:space="preserve">ISO standard format </w:delText>
              </w:r>
              <w:r w:rsidRPr="00515E5E" w:rsidDel="00517CF3">
                <w:delText>include time zone</w:delText>
              </w:r>
              <w:r w:rsidDel="00517CF3">
                <w:delText xml:space="preserve">: </w:delText>
              </w:r>
              <w:r w:rsidRPr="00515E5E" w:rsidDel="00517CF3">
                <w:rPr>
                  <w:b/>
                </w:rPr>
                <w:delText>yyyy-MM-ddThh:mm:ss.sssZ</w:delText>
              </w:r>
            </w:del>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ins w:id="60" w:author="Musavi, Hamid [USA]" w:date="2018-04-26T13:43:00Z">
              <w:r w:rsidR="00F70BA7">
                <w:rPr>
                  <w:rFonts w:ascii="Courier New" w:hAnsi="Courier New" w:cs="Courier New"/>
                  <w:vertAlign w:val="superscript"/>
                </w:rPr>
                <w:t>3</w:t>
              </w:r>
            </w:ins>
            <w:ins w:id="61" w:author="Musavi, Hamid [USA]" w:date="2018-04-26T10:04:00Z">
              <w:r w:rsidR="000B4546" w:rsidRPr="000B4546">
                <w:rPr>
                  <w:rFonts w:ascii="Courier New" w:hAnsi="Courier New" w:cs="Courier New"/>
                  <w:vertAlign w:val="superscript"/>
                </w:rPr>
                <w:fldChar w:fldCharType="end"/>
              </w:r>
            </w:ins>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ins w:id="62" w:author="Musavi, Hamid [USA]" w:date="2018-04-26T10:05:00Z">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ins>
            <w:r w:rsidR="000B4546" w:rsidRPr="000B4546">
              <w:rPr>
                <w:rFonts w:ascii="Courier New" w:hAnsi="Courier New" w:cs="Courier New"/>
                <w:vertAlign w:val="superscript"/>
              </w:rPr>
            </w:r>
            <w:ins w:id="63" w:author="Musavi, Hamid [USA]" w:date="2018-04-26T10:05:00Z">
              <w:r w:rsidR="000B4546" w:rsidRPr="000B4546">
                <w:rPr>
                  <w:rFonts w:ascii="Courier New" w:hAnsi="Courier New" w:cs="Courier New"/>
                  <w:vertAlign w:val="superscript"/>
                </w:rPr>
                <w:fldChar w:fldCharType="separate"/>
              </w:r>
            </w:ins>
            <w:ins w:id="64" w:author="Musavi, Hamid [USA]" w:date="2018-04-26T13:43:00Z">
              <w:r w:rsidR="00F70BA7">
                <w:rPr>
                  <w:rFonts w:ascii="Courier New" w:hAnsi="Courier New" w:cs="Courier New"/>
                  <w:vertAlign w:val="superscript"/>
                </w:rPr>
                <w:t>3</w:t>
              </w:r>
            </w:ins>
            <w:ins w:id="65" w:author="Musavi, Hamid [USA]" w:date="2018-04-26T10:05:00Z">
              <w:r w:rsidR="000B4546" w:rsidRPr="000B4546">
                <w:rPr>
                  <w:rFonts w:ascii="Courier New" w:hAnsi="Courier New" w:cs="Courier New"/>
                  <w:vertAlign w:val="superscript"/>
                </w:rPr>
                <w:fldChar w:fldCharType="end"/>
              </w:r>
            </w:ins>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ins w:id="66" w:author="Musavi, Hamid [USA]" w:date="2018-04-26T09:54:00Z">
              <w:r w:rsidR="000B4546">
                <w:rPr>
                  <w:rStyle w:val="FootnoteReference"/>
                  <w:rFonts w:ascii="Courier New" w:hAnsi="Courier New" w:cs="Courier New"/>
                </w:rPr>
                <w:footnoteReference w:id="4"/>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del w:id="68" w:author="Musavi, Hamid [USA]" w:date="2018-04-26T13:01:00Z">
              <w:r w:rsidDel="004D523A">
                <w:rPr>
                  <w:rFonts w:ascii="Consolas" w:hAnsi="Consolas" w:cs="Consolas"/>
                  <w:color w:val="000000"/>
                  <w:sz w:val="20"/>
                  <w:szCs w:val="20"/>
                </w:rPr>
                <w:delText xml:space="preserve">Supported record types are: </w:delText>
              </w:r>
              <w:r w:rsidRPr="008D2A4B" w:rsidDel="004D523A">
                <w:rPr>
                  <w:rFonts w:ascii="Consolas" w:hAnsi="Consolas" w:cs="Consolas"/>
                  <w:color w:val="000000"/>
                  <w:sz w:val="20"/>
                  <w:szCs w:val="20"/>
                </w:rPr>
                <w:delText>{</w:delText>
              </w:r>
              <w:r w:rsidRPr="008D2A4B" w:rsidDel="004D523A">
                <w:rPr>
                  <w:rFonts w:ascii="Consolas" w:hAnsi="Consolas" w:cs="Consolas"/>
                  <w:b/>
                  <w:bCs/>
                  <w:i/>
                  <w:iCs/>
                  <w:color w:val="0000C0"/>
                  <w:sz w:val="20"/>
                  <w:szCs w:val="20"/>
                </w:rPr>
                <w:delText>DN_MSG,  ENVIRONMENT_MSG, DRIVER_ALERT, UPGRADES, SYSTEM_LOG, RX_MSG, SCMS, BSM_TX, BSM_RX</w:delText>
              </w:r>
              <w:r w:rsidRPr="008D2A4B" w:rsidDel="004D523A">
                <w:rPr>
                  <w:rFonts w:ascii="Consolas" w:hAnsi="Consolas" w:cs="Consolas"/>
                  <w:color w:val="000000"/>
                  <w:sz w:val="20"/>
                  <w:szCs w:val="20"/>
                </w:rPr>
                <w:delText>}</w:delText>
              </w:r>
              <w:r w:rsidDel="004D523A">
                <w:rPr>
                  <w:rFonts w:ascii="Consolas" w:hAnsi="Consolas" w:cs="Consolas"/>
                  <w:color w:val="000000"/>
                  <w:sz w:val="20"/>
                  <w:szCs w:val="20"/>
                </w:rPr>
                <w:delText xml:space="preserve">. </w:delText>
              </w:r>
            </w:del>
          </w:p>
          <w:p w:rsidR="0089135F" w:rsidDel="00D93DEF" w:rsidRDefault="0089135F" w:rsidP="008268A7">
            <w:pPr>
              <w:keepNext/>
              <w:rPr>
                <w:del w:id="69" w:author="Musavi, Hamid [USA]" w:date="2018-04-26T13:01:00Z"/>
                <w:rFonts w:ascii="Consolas" w:hAnsi="Consolas" w:cs="Consolas"/>
                <w:color w:val="000000"/>
                <w:sz w:val="20"/>
                <w:szCs w:val="20"/>
              </w:rPr>
            </w:pPr>
          </w:p>
          <w:p w:rsidR="0089135F" w:rsidRDefault="0089135F" w:rsidP="008268A7">
            <w:pPr>
              <w:keepNext/>
            </w:pPr>
            <w:del w:id="70" w:author="Musavi, Hamid [USA]" w:date="2018-04-26T13:01:00Z">
              <w:r w:rsidDel="00D93DEF">
                <w:delText xml:space="preserve">This field will show a combination of the file type and record type in a doted notations as in </w:delText>
              </w:r>
              <w:r w:rsidRPr="008D2A4B" w:rsidDel="00D93DEF">
                <w:rPr>
                  <w:rFonts w:ascii="Consolas" w:hAnsi="Consolas" w:cs="Consolas"/>
                  <w:b/>
                  <w:bCs/>
                  <w:i/>
                  <w:iCs/>
                  <w:color w:val="0000C0"/>
                  <w:sz w:val="20"/>
                  <w:szCs w:val="20"/>
                </w:rPr>
                <w:delText>rxMsg.BSM_RX</w:delText>
              </w:r>
            </w:del>
          </w:p>
        </w:tc>
      </w:tr>
      <w:tr w:rsidR="000B4546" w:rsidRPr="003E745F" w:rsidTr="00064973">
        <w:trPr>
          <w:ins w:id="71" w:author="Musavi, Hamid [USA]" w:date="2018-04-26T09:47:00Z"/>
        </w:trPr>
        <w:tc>
          <w:tcPr>
            <w:tcW w:w="1975" w:type="dxa"/>
          </w:tcPr>
          <w:p w:rsidR="000B4546" w:rsidRPr="00E8307D" w:rsidRDefault="000B4546" w:rsidP="008268A7">
            <w:pPr>
              <w:rPr>
                <w:ins w:id="72" w:author="Musavi, Hamid [USA]" w:date="2018-04-26T09:47:00Z"/>
                <w:rFonts w:ascii="Courier New" w:hAnsi="Courier New" w:cs="Courier New"/>
              </w:rPr>
            </w:pPr>
            <w:ins w:id="73" w:author="Musavi, Hamid [USA]" w:date="2018-04-26T09:47:00Z">
              <w:r>
                <w:rPr>
                  <w:rFonts w:ascii="Courier New" w:hAnsi="Courier New" w:cs="Courier New"/>
                </w:rPr>
                <w:lastRenderedPageBreak/>
                <w:t>validSignature</w:t>
              </w:r>
            </w:ins>
            <w:ins w:id="74" w:author="Musavi, Hamid [USA]" w:date="2018-04-26T09:49:00Z">
              <w:r>
                <w:rPr>
                  <w:rStyle w:val="FootnoteReference"/>
                  <w:rFonts w:ascii="Courier New" w:hAnsi="Courier New" w:cs="Courier New"/>
                </w:rPr>
                <w:footnoteReference w:id="5"/>
              </w:r>
            </w:ins>
          </w:p>
        </w:tc>
        <w:tc>
          <w:tcPr>
            <w:tcW w:w="3150" w:type="dxa"/>
          </w:tcPr>
          <w:p w:rsidR="000B4546" w:rsidRDefault="000B4546" w:rsidP="008268A7">
            <w:pPr>
              <w:rPr>
                <w:ins w:id="77" w:author="Musavi, Hamid [USA]" w:date="2018-04-26T09:47:00Z"/>
                <w:rFonts w:ascii="Courier New" w:hAnsi="Courier New" w:cs="Courier New"/>
              </w:rPr>
            </w:pPr>
            <w:ins w:id="78" w:author="Musavi, Hamid [USA]" w:date="2018-04-26T09:47:00Z">
              <w:r>
                <w:rPr>
                  <w:rFonts w:ascii="Courier New" w:hAnsi="Courier New" w:cs="Courier New"/>
                </w:rPr>
                <w:t>Boolean</w:t>
              </w:r>
            </w:ins>
          </w:p>
        </w:tc>
        <w:tc>
          <w:tcPr>
            <w:tcW w:w="4225" w:type="dxa"/>
          </w:tcPr>
          <w:p w:rsidR="000B4546" w:rsidRDefault="000B4546" w:rsidP="008268A7">
            <w:pPr>
              <w:keepNext/>
              <w:rPr>
                <w:ins w:id="79" w:author="Musavi, Hamid [USA]" w:date="2018-04-26T09:47:00Z"/>
              </w:rPr>
            </w:pPr>
            <w:ins w:id="80" w:author="Musavi, Hamid [USA]" w:date="2018-04-26T09:51:00Z">
              <w:r>
                <w:t xml:space="preserve">DEPRECATED: </w:t>
              </w:r>
            </w:ins>
            <w:ins w:id="81" w:author="Musavi, Hamid [USA]" w:date="2018-04-26T09:47:00Z">
              <w:r>
                <w:t xml:space="preserve">True if signature validation was successful, false otherwise. </w:t>
              </w:r>
            </w:ins>
            <w:ins w:id="82" w:author="Musavi, Hamid [USA]" w:date="2018-04-26T09:49:00Z">
              <w:r>
                <w:t xml:space="preserve">Replaced with </w:t>
              </w:r>
              <w:r w:rsidRPr="00E8307D">
                <w:rPr>
                  <w:rFonts w:ascii="Courier New" w:hAnsi="Courier New" w:cs="Courier New"/>
                </w:rPr>
                <w:t>securityResultCode</w:t>
              </w:r>
              <w:r>
                <w:t xml:space="preserve"> as of schemaVersion 4.</w:t>
              </w:r>
            </w:ins>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ins w:id="83" w:author="Musavi, Hamid [USA]" w:date="2018-04-26T09:51:00Z">
              <w:r w:rsidR="000B4546">
                <w:rPr>
                  <w:rStyle w:val="FootnoteReference"/>
                  <w:rFonts w:ascii="Courier New" w:hAnsi="Courier New" w:cs="Courier New"/>
                </w:rPr>
                <w:footnoteReference w:id="6"/>
              </w:r>
            </w:ins>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F70BA7">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ins w:id="85" w:author="Musavi, Hamid [USA]" w:date="2018-04-26T09:56:00Z">
              <w:r w:rsidR="000B4546">
                <w:rPr>
                  <w:rStyle w:val="FootnoteReference"/>
                  <w:rFonts w:ascii="Courier New" w:hAnsi="Courier New" w:cs="Courier New"/>
                </w:rPr>
                <w:footnoteReference w:id="7"/>
              </w:r>
            </w:ins>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ins w:id="87" w:author="Musavi, Hamid [USA]" w:date="2018-04-26T11:41:00Z">
              <w:r>
                <w:t xml:space="preserve">Present for BSM data only, </w:t>
              </w:r>
            </w:ins>
            <w:del w:id="88" w:author="Musavi, Hamid [USA]" w:date="2018-04-26T11:41:00Z">
              <w:r w:rsidR="0089135F" w:rsidDel="002F7F60">
                <w:delText xml:space="preserve">One </w:delText>
              </w:r>
            </w:del>
            <w:ins w:id="89" w:author="Musavi, Hamid [USA]" w:date="2018-04-26T11:41:00Z">
              <w:r>
                <w:t xml:space="preserve">one </w:t>
              </w:r>
            </w:ins>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p>
        </w:tc>
        <w:tc>
          <w:tcPr>
            <w:tcW w:w="3150" w:type="dxa"/>
          </w:tcPr>
          <w:p w:rsidR="0089135F" w:rsidRPr="006A024C" w:rsidRDefault="00B77060"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F70BA7">
              <w:t>3.5</w:t>
            </w:r>
            <w:r>
              <w:fldChar w:fldCharType="end"/>
            </w:r>
          </w:p>
        </w:tc>
      </w:tr>
    </w:tbl>
    <w:p w:rsidR="00955C0A" w:rsidRDefault="00955C0A" w:rsidP="008268A7">
      <w:pPr>
        <w:pStyle w:val="Caption"/>
      </w:pPr>
      <w:bookmarkStart w:id="90" w:name="_Ref512003542"/>
      <w:bookmarkStart w:id="91" w:name="_Toc441572981"/>
      <w:bookmarkStart w:id="92" w:name="_Toc456253309"/>
      <w:bookmarkStart w:id="93" w:name="_Ref504554190"/>
      <w:r>
        <w:t xml:space="preserve">Table </w:t>
      </w:r>
      <w:r w:rsidR="00D06346">
        <w:fldChar w:fldCharType="begin"/>
      </w:r>
      <w:r w:rsidR="00D06346">
        <w:instrText xml:space="preserve"> SEQ Table \* ARABIC </w:instrText>
      </w:r>
      <w:r w:rsidR="00D06346">
        <w:fldChar w:fldCharType="separate"/>
      </w:r>
      <w:r w:rsidR="00F70BA7">
        <w:rPr>
          <w:noProof/>
        </w:rPr>
        <w:t>3</w:t>
      </w:r>
      <w:r w:rsidR="00D06346">
        <w:rPr>
          <w:noProof/>
        </w:rPr>
        <w:fldChar w:fldCharType="end"/>
      </w:r>
      <w:bookmarkEnd w:id="90"/>
      <w:r w:rsidR="0089135F">
        <w:t xml:space="preserve"> - OdeMsgMetadata</w:t>
      </w:r>
    </w:p>
    <w:p w:rsidR="006F7E07" w:rsidRDefault="006F7E07" w:rsidP="008268A7">
      <w:pPr>
        <w:pStyle w:val="Heading2"/>
        <w:rPr>
          <w:lang w:eastAsia="ja-JP"/>
        </w:rPr>
      </w:pPr>
      <w:bookmarkStart w:id="94" w:name="_SerialId"/>
      <w:bookmarkStart w:id="95" w:name="_Toc512513557"/>
      <w:bookmarkEnd w:id="91"/>
      <w:bookmarkEnd w:id="92"/>
      <w:bookmarkEnd w:id="93"/>
      <w:bookmarkEnd w:id="94"/>
      <w:r>
        <w:rPr>
          <w:lang w:eastAsia="ja-JP"/>
        </w:rPr>
        <w:t>SerialId</w:t>
      </w:r>
      <w:bookmarkEnd w:id="95"/>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w:t>
      </w:r>
      <w:r w:rsidR="00D06346">
        <w:rPr>
          <w:noProof/>
        </w:rPr>
        <w:fldChar w:fldCharType="end"/>
      </w:r>
      <w:r>
        <w:t xml:space="preserve"> - SerialId</w:t>
      </w:r>
    </w:p>
    <w:p w:rsidR="006F7E07" w:rsidRDefault="00064973" w:rsidP="008268A7">
      <w:pPr>
        <w:pStyle w:val="Heading2"/>
        <w:rPr>
          <w:lang w:eastAsia="ja-JP"/>
        </w:rPr>
      </w:pPr>
      <w:bookmarkStart w:id="96" w:name="_Encodings"/>
      <w:bookmarkStart w:id="97" w:name="_Ref511810641"/>
      <w:bookmarkStart w:id="98" w:name="_Toc512513558"/>
      <w:bookmarkEnd w:id="96"/>
      <w:r>
        <w:rPr>
          <w:lang w:eastAsia="ja-JP"/>
        </w:rPr>
        <w:t>Encodings</w:t>
      </w:r>
      <w:bookmarkEnd w:id="97"/>
      <w:bookmarkEnd w:id="98"/>
    </w:p>
    <w:p w:rsidR="00064973" w:rsidRPr="00064973" w:rsidRDefault="00064973" w:rsidP="008268A7">
      <w:pPr>
        <w:rPr>
          <w:lang w:eastAsia="ja-JP"/>
        </w:rPr>
      </w:pPr>
      <w:r>
        <w:t>A list of ASN.1 encoding instructions</w:t>
      </w:r>
      <w:r w:rsidR="006954E2">
        <w:t xml:space="preserve"> provided to the ASN.1 CODEC module. This entire object is </w:t>
      </w:r>
      <w:del w:id="99" w:author="Musavi, Hamid [USA]" w:date="2018-04-26T13:02:00Z">
        <w:r w:rsidR="006954E2" w:rsidDel="00D93DEF">
          <w:delText xml:space="preserve"> </w:delText>
        </w:r>
      </w:del>
      <w:r w:rsidR="006954E2">
        <w:t>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lastRenderedPageBreak/>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5</w:t>
      </w:r>
      <w:r w:rsidR="00D06346">
        <w:rPr>
          <w:noProof/>
        </w:rPr>
        <w:fldChar w:fldCharType="end"/>
      </w:r>
      <w:r>
        <w:t xml:space="preserve"> - Encodings</w:t>
      </w:r>
    </w:p>
    <w:p w:rsidR="00064973" w:rsidRDefault="00064973" w:rsidP="008268A7">
      <w:pPr>
        <w:pStyle w:val="Heading2"/>
        <w:rPr>
          <w:lang w:eastAsia="ja-JP"/>
        </w:rPr>
      </w:pPr>
      <w:bookmarkStart w:id="100" w:name="_ReceivedMessageDetails"/>
      <w:bookmarkStart w:id="101" w:name="_Ref511810761"/>
      <w:bookmarkStart w:id="102" w:name="_Toc512513559"/>
      <w:bookmarkEnd w:id="100"/>
      <w:r>
        <w:rPr>
          <w:lang w:eastAsia="ja-JP"/>
        </w:rPr>
        <w:t>ReceivedMessageDetails</w:t>
      </w:r>
      <w:bookmarkEnd w:id="101"/>
      <w:bookmarkEnd w:id="102"/>
    </w:p>
    <w:p w:rsidR="00F70BA7"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3" w:author="Musavi, Hamid [USA]" w:date="2018-04-26T13:20:00Z">
              <w:r w:rsidDel="00326696">
                <w:rPr>
                  <w:rFonts w:ascii="Consolas" w:hAnsi="Consolas" w:cs="Consolas"/>
                  <w:color w:val="000000"/>
                  <w:sz w:val="20"/>
                  <w:szCs w:val="20"/>
                </w:rPr>
                <w:delText xml:space="preserve">String </w:delText>
              </w:r>
            </w:del>
            <w:ins w:id="104"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5" w:author="Musavi, Hamid [USA]" w:date="2018-04-26T13:20:00Z">
              <w:r w:rsidDel="00326696">
                <w:rPr>
                  <w:rFonts w:ascii="Consolas" w:hAnsi="Consolas" w:cs="Consolas"/>
                  <w:color w:val="000000"/>
                  <w:sz w:val="20"/>
                  <w:szCs w:val="20"/>
                </w:rPr>
                <w:delText xml:space="preserve">String </w:delText>
              </w:r>
            </w:del>
            <w:ins w:id="106"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7" w:author="Musavi, Hamid [USA]" w:date="2018-04-26T13:20:00Z">
              <w:r w:rsidDel="00326696">
                <w:rPr>
                  <w:rFonts w:ascii="Consolas" w:hAnsi="Consolas" w:cs="Consolas"/>
                  <w:color w:val="000000"/>
                  <w:sz w:val="20"/>
                  <w:szCs w:val="20"/>
                </w:rPr>
                <w:delText xml:space="preserve">String </w:delText>
              </w:r>
            </w:del>
            <w:ins w:id="108"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09" w:author="Musavi, Hamid [USA]" w:date="2018-04-26T13:20:00Z">
              <w:r w:rsidDel="00326696">
                <w:rPr>
                  <w:rFonts w:ascii="Consolas" w:hAnsi="Consolas" w:cs="Consolas"/>
                  <w:color w:val="000000"/>
                  <w:sz w:val="20"/>
                  <w:szCs w:val="20"/>
                </w:rPr>
                <w:delText xml:space="preserve">String </w:delText>
              </w:r>
            </w:del>
            <w:ins w:id="110"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del w:id="111" w:author="Musavi, Hamid [USA]" w:date="2018-04-26T13:20:00Z">
              <w:r w:rsidDel="00326696">
                <w:rPr>
                  <w:rFonts w:ascii="Consolas" w:hAnsi="Consolas" w:cs="Consolas"/>
                  <w:color w:val="000000"/>
                  <w:sz w:val="20"/>
                  <w:szCs w:val="20"/>
                </w:rPr>
                <w:delText xml:space="preserve">String </w:delText>
              </w:r>
            </w:del>
            <w:ins w:id="112" w:author="Musavi, Hamid [USA]" w:date="2018-04-26T13:20:00Z">
              <w:r w:rsidR="00326696">
                <w:rPr>
                  <w:rFonts w:ascii="Consolas" w:hAnsi="Consolas" w:cs="Consolas"/>
                  <w:color w:val="000000"/>
                  <w:sz w:val="20"/>
                  <w:szCs w:val="20"/>
                </w:rPr>
                <w:t xml:space="preserve">decimal </w:t>
              </w:r>
            </w:ins>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ins w:id="113" w:author="Musavi, Hamid [USA]" w:date="2018-04-26T13:05:00Z">
              <w:r w:rsidR="00D93DEF">
                <w:rPr>
                  <w:rFonts w:ascii="Consolas" w:hAnsi="Consolas" w:cs="Consolas"/>
                  <w:b/>
                  <w:bCs/>
                  <w:i/>
                  <w:iCs/>
                  <w:color w:val="0000C0"/>
                  <w:sz w:val="20"/>
                  <w:szCs w:val="20"/>
                </w:rPr>
                <w:t>, unknown</w:t>
              </w:r>
            </w:ins>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6</w:t>
      </w:r>
      <w:r w:rsidR="00D06346">
        <w:rPr>
          <w:noProof/>
        </w:rPr>
        <w:fldChar w:fldCharType="end"/>
      </w:r>
      <w:r>
        <w:t xml:space="preserve"> - ReceivedMessageDetails</w:t>
      </w:r>
    </w:p>
    <w:p w:rsidR="00D23963" w:rsidRDefault="00C117BA" w:rsidP="008268A7">
      <w:pPr>
        <w:pStyle w:val="Heading2"/>
      </w:pPr>
      <w:bookmarkStart w:id="114" w:name="_ODE_Payload_Violation"/>
      <w:bookmarkStart w:id="115" w:name="_ODE_Data_Message"/>
      <w:bookmarkStart w:id="116" w:name="_ODE_Data_Message_1"/>
      <w:bookmarkStart w:id="117" w:name="_Toc462052307"/>
      <w:bookmarkStart w:id="118" w:name="_Ref471813434"/>
      <w:bookmarkStart w:id="119" w:name="_Toc483908194"/>
      <w:bookmarkStart w:id="120" w:name="_Toc512513560"/>
      <w:bookmarkStart w:id="121" w:name="_Toc462052316"/>
      <w:bookmarkEnd w:id="114"/>
      <w:bookmarkEnd w:id="115"/>
      <w:bookmarkEnd w:id="116"/>
      <w:r>
        <w:t>Ode</w:t>
      </w:r>
      <w:r w:rsidR="00D23963" w:rsidRPr="00284BEB">
        <w:t>MessagePayload</w:t>
      </w:r>
      <w:bookmarkEnd w:id="117"/>
      <w:bookmarkEnd w:id="118"/>
      <w:bookmarkEnd w:id="119"/>
      <w:bookmarkEnd w:id="120"/>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7</w:t>
      </w:r>
      <w:r w:rsidR="00D06346">
        <w:rPr>
          <w:noProof/>
        </w:rPr>
        <w:fldChar w:fldCharType="end"/>
      </w:r>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121"/>
      <w:r w:rsidR="00C83C92">
        <w:t xml:space="preserve"> The following OdeMsgPayload types are currently supported:</w:t>
      </w:r>
    </w:p>
    <w:p w:rsidR="007367E1" w:rsidRDefault="00C83C92" w:rsidP="00AF2AED">
      <w:pPr>
        <w:pStyle w:val="ListParagraph"/>
        <w:numPr>
          <w:ilvl w:val="0"/>
          <w:numId w:val="28"/>
        </w:numPr>
        <w:rPr>
          <w:ins w:id="122" w:author="Musavi, Hamid [USA]" w:date="2018-04-30T16:29:00Z"/>
        </w:rPr>
      </w:pPr>
      <w:r>
        <w:t xml:space="preserve">OdeTimPayload – </w:t>
      </w:r>
      <w:ins w:id="123" w:author="Musavi, Hamid [USA]" w:date="2018-04-30T16:28:00Z">
        <w:r w:rsidR="00B77060">
          <w:t xml:space="preserve">This payload </w:t>
        </w:r>
      </w:ins>
      <w:ins w:id="124" w:author="Musavi, Hamid [USA]" w:date="2018-04-30T16:29:00Z">
        <w:r w:rsidR="00B77060">
          <w:t xml:space="preserve">may contain </w:t>
        </w:r>
        <w:r w:rsidR="007367E1">
          <w:t>one of the following data ob</w:t>
        </w:r>
      </w:ins>
      <w:ins w:id="125" w:author="Musavi, Hamid [USA]" w:date="2018-04-30T16:30:00Z">
        <w:r w:rsidR="007367E1">
          <w:t>j</w:t>
        </w:r>
      </w:ins>
      <w:ins w:id="126" w:author="Musavi, Hamid [USA]" w:date="2018-04-30T16:29:00Z">
        <w:r w:rsidR="007367E1">
          <w:t>ects:</w:t>
        </w:r>
      </w:ins>
      <w:del w:id="127" w:author="Musavi, Hamid [USA]" w:date="2018-04-30T16:29:00Z">
        <w:r w:rsidDel="007367E1">
          <w:delText>containing a</w:delText>
        </w:r>
      </w:del>
      <w:r>
        <w:t xml:space="preserve"> </w:t>
      </w:r>
    </w:p>
    <w:p w:rsidR="00C83C92" w:rsidRDefault="00C83C92" w:rsidP="007367E1">
      <w:pPr>
        <w:pStyle w:val="ListParagraph"/>
        <w:numPr>
          <w:ilvl w:val="1"/>
          <w:numId w:val="28"/>
        </w:numPr>
        <w:rPr>
          <w:ins w:id="128" w:author="Musavi, Hamid [USA]" w:date="2018-04-30T16:30:00Z"/>
        </w:rPr>
        <w:pPrChange w:id="129" w:author="Musavi, Hamid [USA]" w:date="2018-04-30T16:29:00Z">
          <w:pPr>
            <w:pStyle w:val="ListParagraph"/>
            <w:numPr>
              <w:numId w:val="28"/>
            </w:numPr>
            <w:ind w:hanging="360"/>
          </w:pPr>
        </w:pPrChange>
      </w:pPr>
      <w:r w:rsidRPr="00C83C92">
        <w:t>J2735TravelerInformationMessage</w:t>
      </w:r>
    </w:p>
    <w:p w:rsidR="007367E1" w:rsidRDefault="007367E1" w:rsidP="007367E1">
      <w:pPr>
        <w:pStyle w:val="ListParagraph"/>
        <w:numPr>
          <w:ilvl w:val="1"/>
          <w:numId w:val="28"/>
        </w:numPr>
        <w:pPrChange w:id="130" w:author="Musavi, Hamid [USA]" w:date="2018-04-30T16:29:00Z">
          <w:pPr>
            <w:pStyle w:val="ListParagraph"/>
            <w:numPr>
              <w:numId w:val="28"/>
            </w:numPr>
            <w:ind w:hanging="360"/>
          </w:pPr>
        </w:pPrChange>
      </w:pPr>
      <w:ins w:id="131" w:author="Musavi, Hamid [USA]" w:date="2018-04-30T16:30:00Z">
        <w:r>
          <w:t>OdeTravelerInformationMessage</w:t>
        </w:r>
      </w:ins>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132" w:name="_Toc512513561"/>
      <w:r>
        <w:lastRenderedPageBreak/>
        <w:t>OdeTimPayload</w:t>
      </w:r>
      <w:bookmarkEnd w:id="132"/>
    </w:p>
    <w:p w:rsidR="007367E1" w:rsidRDefault="007367E1" w:rsidP="007367E1">
      <w:pPr>
        <w:rPr>
          <w:ins w:id="133" w:author="Musavi, Hamid [USA]" w:date="2018-04-30T16:33:00Z"/>
        </w:rPr>
      </w:pPr>
      <w:ins w:id="134" w:author="Musavi, Hamid [USA]" w:date="2018-04-30T16:33:00Z">
        <w:r>
          <w:t xml:space="preserve">Traveler Information Messages (TIM) published by the ODE are of two </w:t>
        </w:r>
        <w:r>
          <w:t>categories: Broadcast TIM and Received TIM.</w:t>
        </w:r>
      </w:ins>
    </w:p>
    <w:p w:rsidR="007367E1" w:rsidRDefault="007367E1" w:rsidP="007367E1">
      <w:pPr>
        <w:pStyle w:val="ListParagraph"/>
        <w:numPr>
          <w:ilvl w:val="0"/>
          <w:numId w:val="41"/>
        </w:numPr>
        <w:rPr>
          <w:ins w:id="135" w:author="Musavi, Hamid [USA]" w:date="2018-04-30T16:34:00Z"/>
        </w:rPr>
        <w:pPrChange w:id="136" w:author="Musavi, Hamid [USA]" w:date="2018-04-30T16:33:00Z">
          <w:pPr/>
        </w:pPrChange>
      </w:pPr>
      <w:ins w:id="137" w:author="Musavi, Hamid [USA]" w:date="2018-04-30T16:33:00Z">
        <w:r>
          <w:t>Broadcast TIM</w:t>
        </w:r>
      </w:ins>
      <w:ins w:id="138" w:author="Musavi, Hamid [USA]" w:date="2018-04-30T16:39:00Z">
        <w:r w:rsidR="005F000A">
          <w:t>s</w:t>
        </w:r>
      </w:ins>
      <w:ins w:id="139" w:author="Musavi, Hamid [USA]" w:date="2018-04-30T16:33:00Z">
        <w:r>
          <w:t xml:space="preserve"> are those messages received from the TMC </w:t>
        </w:r>
      </w:ins>
      <w:ins w:id="140" w:author="Musavi, Hamid [USA]" w:date="2018-04-30T16:34:00Z">
        <w:r>
          <w:t xml:space="preserve">and </w:t>
        </w:r>
      </w:ins>
      <w:ins w:id="141" w:author="Musavi, Hamid [USA]" w:date="2018-04-30T16:33:00Z">
        <w:r>
          <w:t>broadcast</w:t>
        </w:r>
        <w:r>
          <w:t xml:space="preserve"> to the RSUs and/or SDW (C2I)</w:t>
        </w:r>
      </w:ins>
      <w:ins w:id="142" w:author="Musavi, Hamid [USA]" w:date="2018-04-30T16:36:00Z">
        <w:r>
          <w:t xml:space="preserve">. </w:t>
        </w:r>
      </w:ins>
      <w:ins w:id="143" w:author="Musavi, Hamid [USA]" w:date="2018-04-30T16:38:00Z">
        <w:r>
          <w:t>The payload of b</w:t>
        </w:r>
      </w:ins>
      <w:ins w:id="144" w:author="Musavi, Hamid [USA]" w:date="2018-04-30T16:36:00Z">
        <w:r>
          <w:t>roadcast TIM</w:t>
        </w:r>
      </w:ins>
      <w:ins w:id="145" w:author="Musavi, Hamid [USA]" w:date="2018-04-30T16:39:00Z">
        <w:r w:rsidR="005F000A">
          <w:t>s</w:t>
        </w:r>
      </w:ins>
      <w:ins w:id="146" w:author="Musavi, Hamid [USA]" w:date="2018-04-30T16:36:00Z">
        <w:r>
          <w:t xml:space="preserve"> </w:t>
        </w:r>
      </w:ins>
      <w:ins w:id="147" w:author="Musavi, Hamid [USA]" w:date="2018-04-30T16:38:00Z">
        <w:r>
          <w:t xml:space="preserve">are of the </w:t>
        </w:r>
      </w:ins>
      <w:ins w:id="148" w:author="Musavi, Hamid [USA]" w:date="2018-04-30T16:37:00Z">
        <w:r w:rsidRPr="000E45F7">
          <w:rPr>
            <w:i/>
            <w:rPrChange w:id="149" w:author="Musavi, Hamid [USA]" w:date="2018-04-30T16:53:00Z">
              <w:rPr/>
            </w:rPrChange>
          </w:rPr>
          <w:t>OdeTravelerInformationMessage</w:t>
        </w:r>
      </w:ins>
      <w:ins w:id="150" w:author="Musavi, Hamid [USA]" w:date="2018-04-30T16:38:00Z">
        <w:r>
          <w:t xml:space="preserve"> type.</w:t>
        </w:r>
      </w:ins>
    </w:p>
    <w:p w:rsidR="007367E1" w:rsidRDefault="007367E1" w:rsidP="007367E1">
      <w:pPr>
        <w:pStyle w:val="ListParagraph"/>
        <w:numPr>
          <w:ilvl w:val="0"/>
          <w:numId w:val="41"/>
        </w:numPr>
        <w:rPr>
          <w:ins w:id="151" w:author="Musavi, Hamid [USA]" w:date="2018-04-30T16:33:00Z"/>
        </w:rPr>
        <w:pPrChange w:id="152" w:author="Musavi, Hamid [USA]" w:date="2018-04-30T16:33:00Z">
          <w:pPr/>
        </w:pPrChange>
      </w:pPr>
      <w:ins w:id="153" w:author="Musavi, Hamid [USA]" w:date="2018-04-30T16:34:00Z">
        <w:r>
          <w:t>Received TIM</w:t>
        </w:r>
      </w:ins>
      <w:ins w:id="154" w:author="Musavi, Hamid [USA]" w:date="2018-04-30T16:39:00Z">
        <w:r w:rsidR="005F000A">
          <w:t>s</w:t>
        </w:r>
      </w:ins>
      <w:ins w:id="155" w:author="Musavi, Hamid [USA]" w:date="2018-04-30T16:34:00Z">
        <w:r>
          <w:t xml:space="preserve"> are those messages received from the </w:t>
        </w:r>
      </w:ins>
      <w:ins w:id="156" w:author="Musavi, Hamid [USA]" w:date="2018-04-30T16:35:00Z">
        <w:r>
          <w:t>OBUs (V2I)</w:t>
        </w:r>
      </w:ins>
      <w:ins w:id="157" w:author="Musavi, Hamid [USA]" w:date="2018-04-30T16:38:00Z">
        <w:r>
          <w:t xml:space="preserve">. </w:t>
        </w:r>
        <w:r>
          <w:t xml:space="preserve">The payload of </w:t>
        </w:r>
      </w:ins>
      <w:ins w:id="158" w:author="Musavi, Hamid [USA]" w:date="2018-04-30T16:51:00Z">
        <w:r w:rsidR="00D406AB">
          <w:t>received</w:t>
        </w:r>
      </w:ins>
      <w:ins w:id="159" w:author="Musavi, Hamid [USA]" w:date="2018-04-30T16:38:00Z">
        <w:r>
          <w:t xml:space="preserve"> TIM</w:t>
        </w:r>
      </w:ins>
      <w:ins w:id="160" w:author="Musavi, Hamid [USA]" w:date="2018-04-30T16:41:00Z">
        <w:r w:rsidR="005F000A">
          <w:t>s</w:t>
        </w:r>
      </w:ins>
      <w:ins w:id="161" w:author="Musavi, Hamid [USA]" w:date="2018-04-30T16:38:00Z">
        <w:r>
          <w:t xml:space="preserve"> </w:t>
        </w:r>
      </w:ins>
      <w:ins w:id="162" w:author="Musavi, Hamid [USA]" w:date="2018-04-30T16:51:00Z">
        <w:r w:rsidR="000E45F7">
          <w:t>contains</w:t>
        </w:r>
      </w:ins>
      <w:ins w:id="163" w:author="Musavi, Hamid [USA]" w:date="2018-04-30T16:41:00Z">
        <w:r w:rsidR="005F000A">
          <w:t xml:space="preserve"> the raw format specified in </w:t>
        </w:r>
      </w:ins>
      <w:ins w:id="164" w:author="Musavi, Hamid [USA]" w:date="2018-04-30T16:38:00Z">
        <w:r>
          <w:t xml:space="preserve">J2735 </w:t>
        </w:r>
        <w:bookmarkStart w:id="165" w:name="_GoBack"/>
        <w:r w:rsidRPr="000E45F7">
          <w:rPr>
            <w:i/>
            <w:rPrChange w:id="166" w:author="Musavi, Hamid [USA]" w:date="2018-04-30T16:53:00Z">
              <w:rPr/>
            </w:rPrChange>
          </w:rPr>
          <w:t>TravelerInformation</w:t>
        </w:r>
      </w:ins>
      <w:ins w:id="167" w:author="Musavi, Hamid [USA]" w:date="2018-04-30T16:39:00Z">
        <w:r>
          <w:t xml:space="preserve"> </w:t>
        </w:r>
      </w:ins>
      <w:bookmarkEnd w:id="165"/>
      <w:ins w:id="168" w:author="Musavi, Hamid [USA]" w:date="2018-04-30T16:38:00Z">
        <w:r w:rsidR="005F000A">
          <w:t>ASN.1 object</w:t>
        </w:r>
        <w:r>
          <w:t>.</w:t>
        </w:r>
      </w:ins>
    </w:p>
    <w:p w:rsidR="007367E1" w:rsidRDefault="005F000A" w:rsidP="007367E1">
      <w:pPr>
        <w:pStyle w:val="Heading2"/>
        <w:rPr>
          <w:ins w:id="169" w:author="Musavi, Hamid [USA]" w:date="2018-04-30T16:40:00Z"/>
        </w:rPr>
        <w:pPrChange w:id="170" w:author="Musavi, Hamid [USA]" w:date="2018-04-30T16:36:00Z">
          <w:pPr/>
        </w:pPrChange>
      </w:pPr>
      <w:ins w:id="171" w:author="Musavi, Hamid [USA]" w:date="2018-04-30T16:40:00Z">
        <w:r w:rsidRPr="007367E1">
          <w:t>OdeTravelerInformationMessage</w:t>
        </w:r>
      </w:ins>
    </w:p>
    <w:p w:rsidR="005F000A" w:rsidRDefault="005F000A" w:rsidP="005F000A">
      <w:pPr>
        <w:rPr>
          <w:ins w:id="172" w:author="Musavi, Hamid [USA]" w:date="2018-04-30T16:40:00Z"/>
        </w:rPr>
        <w:pPrChange w:id="173" w:author="Musavi, Hamid [USA]" w:date="2018-04-30T16:40:00Z">
          <w:pPr/>
        </w:pPrChange>
      </w:pPr>
      <w:ins w:id="174" w:author="Musavi, Hamid [USA]" w:date="2018-04-30T16:40:00Z">
        <w:r>
          <w:t xml:space="preserve">The </w:t>
        </w:r>
        <w:r w:rsidRPr="007367E1">
          <w:t>OdeTravelerInformationMessage</w:t>
        </w:r>
        <w:r>
          <w:t xml:space="preserve"> is fully described in the </w:t>
        </w:r>
      </w:ins>
      <w:ins w:id="175" w:author="Musavi, Hamid [USA]" w:date="2018-04-30T16:42:00Z">
        <w:r>
          <w:fldChar w:fldCharType="begin"/>
        </w:r>
        <w:r>
          <w:instrText xml:space="preserve"> HYPERLINK "https://usdot-jpo-ode.github.io/" </w:instrText>
        </w:r>
        <w:r>
          <w:fldChar w:fldCharType="separate"/>
        </w:r>
        <w:r w:rsidRPr="005F000A">
          <w:rPr>
            <w:rStyle w:val="Hyperlink"/>
          </w:rPr>
          <w:t>ODE REST API</w:t>
        </w:r>
        <w:r>
          <w:fldChar w:fldCharType="end"/>
        </w:r>
      </w:ins>
      <w:ins w:id="176" w:author="Musavi, Hamid [USA]" w:date="2018-04-30T16:40:00Z">
        <w:r>
          <w:t xml:space="preserve"> documentation: </w:t>
        </w:r>
      </w:ins>
      <w:ins w:id="177" w:author="Musavi, Hamid [USA]" w:date="2018-04-30T16:42:00Z">
        <w:r>
          <w:fldChar w:fldCharType="begin"/>
        </w:r>
        <w:r>
          <w:instrText xml:space="preserve"> HYPERLINK "</w:instrText>
        </w:r>
        <w:r w:rsidRPr="005F000A">
          <w:instrText>https://usdot-jpo-ode.github.io/</w:instrText>
        </w:r>
        <w:r>
          <w:instrText xml:space="preserve">" </w:instrText>
        </w:r>
        <w:r>
          <w:fldChar w:fldCharType="separate"/>
        </w:r>
      </w:ins>
      <w:r w:rsidRPr="009A2FAD">
        <w:rPr>
          <w:rStyle w:val="Hyperlink"/>
        </w:rPr>
        <w:t>https://usdot-jpo-ode.github.io/</w:t>
      </w:r>
      <w:ins w:id="178" w:author="Musavi, Hamid [USA]" w:date="2018-04-30T16:42:00Z">
        <w:r>
          <w:fldChar w:fldCharType="end"/>
        </w:r>
        <w:r>
          <w:t xml:space="preserve"> </w:t>
        </w:r>
      </w:ins>
    </w:p>
    <w:p w:rsidR="005F000A" w:rsidRPr="005F000A" w:rsidRDefault="005F000A" w:rsidP="005F000A">
      <w:pPr>
        <w:pStyle w:val="Heading2"/>
        <w:rPr>
          <w:ins w:id="179" w:author="Musavi, Hamid [USA]" w:date="2018-04-30T16:36:00Z"/>
          <w:rPrChange w:id="180" w:author="Musavi, Hamid [USA]" w:date="2018-04-30T16:40:00Z">
            <w:rPr>
              <w:ins w:id="181" w:author="Musavi, Hamid [USA]" w:date="2018-04-30T16:36:00Z"/>
            </w:rPr>
          </w:rPrChange>
        </w:rPr>
        <w:pPrChange w:id="182" w:author="Musavi, Hamid [USA]" w:date="2018-04-30T16:41:00Z">
          <w:pPr/>
        </w:pPrChange>
      </w:pPr>
      <w:ins w:id="183" w:author="Musavi, Hamid [USA]" w:date="2018-04-30T16:41:00Z">
        <w:r>
          <w:t xml:space="preserve">J2735 </w:t>
        </w:r>
        <w:r w:rsidRPr="007367E1">
          <w:t>TravelerInformation</w:t>
        </w:r>
      </w:ins>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9"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184" w:name="_Toc512513562"/>
      <w:r>
        <w:t>OdeDriverAlertPayload</w:t>
      </w:r>
      <w:bookmarkEnd w:id="184"/>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185" w:name="_Toc512513563"/>
      <w:r>
        <w:t>OdeBsmPayload</w:t>
      </w:r>
      <w:bookmarkEnd w:id="185"/>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B77060"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F70BA7">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F70BA7">
              <w:t>6.2</w:t>
            </w:r>
            <w:r w:rsidR="002F2B93">
              <w:fldChar w:fldCharType="end"/>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8</w:t>
      </w:r>
      <w:r w:rsidR="00D06346">
        <w:rPr>
          <w:noProof/>
        </w:rPr>
        <w:fldChar w:fldCharType="end"/>
      </w:r>
      <w:r>
        <w:t xml:space="preserve"> - OdeBsmPayload</w:t>
      </w:r>
    </w:p>
    <w:p w:rsidR="00D23963" w:rsidRDefault="00D23963" w:rsidP="008268A7">
      <w:pPr>
        <w:pStyle w:val="Heading2"/>
      </w:pPr>
      <w:bookmarkStart w:id="186" w:name="_J2735BsmCoreData"/>
      <w:bookmarkStart w:id="187" w:name="_Ref471884029"/>
      <w:bookmarkStart w:id="188" w:name="_Toc512513564"/>
      <w:bookmarkEnd w:id="186"/>
      <w:r w:rsidRPr="006D1B36">
        <w:t>J2735BsmCoreData</w:t>
      </w:r>
      <w:bookmarkEnd w:id="187"/>
      <w:bookmarkEnd w:id="188"/>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lastRenderedPageBreak/>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189" w:name="_Ref511750746"/>
            <w:r w:rsidRPr="00AE71BC">
              <w:rPr>
                <w:rStyle w:val="EndnoteReference"/>
                <w:rFonts w:ascii="Courier New" w:hAnsi="Courier New" w:cs="Courier New"/>
                <w:vertAlign w:val="baseline"/>
              </w:rPr>
              <w:endnoteReference w:id="2"/>
            </w:r>
            <w:bookmarkEnd w:id="189"/>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 xml:space="preserve">data element </w:t>
            </w:r>
            <w:r w:rsidRPr="00C117BA">
              <w:lastRenderedPageBreak/>
              <w:t>provides the current heading of the sending device</w:t>
            </w:r>
            <w:r>
              <w:t>.</w:t>
            </w:r>
          </w:p>
        </w:tc>
        <w:tc>
          <w:tcPr>
            <w:tcW w:w="950" w:type="dxa"/>
          </w:tcPr>
          <w:p w:rsidR="002F2B93" w:rsidRPr="003E745F" w:rsidRDefault="002F2B93" w:rsidP="008268A7">
            <w:r>
              <w:lastRenderedPageBreak/>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F70BA7">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9</w:t>
      </w:r>
      <w:r w:rsidR="00D06346">
        <w:rPr>
          <w:noProof/>
        </w:rPr>
        <w:fldChar w:fldCharType="end"/>
      </w:r>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ins w:id="190" w:author="Musavi, Hamid [USA]" w:date="2018-04-26T13:49:00Z">
              <w:r w:rsidR="00F70BA7">
                <w:t xml:space="preserve">help </w:t>
              </w:r>
            </w:ins>
            <w:r w:rsidR="00955C0A" w:rsidRPr="0082174B">
              <w:t xml:space="preserve">ensure the </w:t>
            </w:r>
            <w:del w:id="191" w:author="Musavi, Hamid [USA]" w:date="2018-04-26T13:49:00Z">
              <w:r w:rsidR="00955C0A" w:rsidRPr="0082174B" w:rsidDel="00F70BA7">
                <w:delText>overall anonymity</w:delText>
              </w:r>
            </w:del>
            <w:ins w:id="192" w:author="Musavi, Hamid [USA]" w:date="2018-04-26T13:49:00Z">
              <w:r w:rsidR="00F70BA7">
                <w:t>privacy</w:t>
              </w:r>
            </w:ins>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B77060"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F70BA7">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B77060"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F70BA7">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B77060"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F70BA7">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B77060"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F70BA7">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B77060"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F70BA7">
              <w:t>6.7</w:t>
            </w:r>
            <w:r>
              <w:fldChar w:fldCharType="end"/>
            </w:r>
          </w:p>
        </w:tc>
      </w:tr>
    </w:tbl>
    <w:p w:rsidR="00955C0A"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10</w:t>
      </w:r>
      <w:r w:rsidR="00D06346">
        <w:rPr>
          <w:noProof/>
        </w:rPr>
        <w:fldChar w:fldCharType="end"/>
      </w:r>
      <w:r>
        <w:t xml:space="preserve"> - </w:t>
      </w:r>
      <w:r w:rsidRPr="00586A62">
        <w:t>J2735BsmCoreData</w:t>
      </w:r>
      <w:r>
        <w:t xml:space="preserve"> (2)</w:t>
      </w:r>
    </w:p>
    <w:p w:rsidR="00D23963" w:rsidRDefault="00D23963" w:rsidP="008268A7">
      <w:pPr>
        <w:pStyle w:val="Heading2"/>
      </w:pPr>
      <w:bookmarkStart w:id="193" w:name="_J2735BsmPart2Content"/>
      <w:bookmarkStart w:id="194" w:name="_Ref471884050"/>
      <w:bookmarkStart w:id="195" w:name="_Toc512513565"/>
      <w:bookmarkEnd w:id="193"/>
      <w:r w:rsidRPr="006D1B36">
        <w:t>J2735BsmPart2Content</w:t>
      </w:r>
      <w:bookmarkEnd w:id="194"/>
      <w:bookmarkEnd w:id="195"/>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lastRenderedPageBreak/>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B77060"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11</w:t>
      </w:r>
      <w:r w:rsidR="00D06346">
        <w:rPr>
          <w:noProof/>
        </w:rPr>
        <w:fldChar w:fldCharType="end"/>
      </w:r>
      <w:r>
        <w:t xml:space="preserve"> - </w:t>
      </w:r>
      <w:r w:rsidRPr="0091246C">
        <w:t>J2735BsmPart2Content</w:t>
      </w:r>
    </w:p>
    <w:p w:rsidR="00D23963" w:rsidRPr="006719D6" w:rsidRDefault="004775FB" w:rsidP="008268A7">
      <w:pPr>
        <w:pStyle w:val="Heading2"/>
      </w:pPr>
      <w:bookmarkStart w:id="196" w:name="_5J2735Position3D"/>
      <w:bookmarkStart w:id="197" w:name="_J2735Position3D"/>
      <w:bookmarkStart w:id="198" w:name="_OdePosition3D"/>
      <w:bookmarkStart w:id="199" w:name="_Toc462052335"/>
      <w:bookmarkStart w:id="200" w:name="_Ref511749931"/>
      <w:bookmarkStart w:id="201" w:name="_Toc512513566"/>
      <w:bookmarkEnd w:id="196"/>
      <w:bookmarkEnd w:id="197"/>
      <w:bookmarkEnd w:id="198"/>
      <w:r>
        <w:t>Ode</w:t>
      </w:r>
      <w:r w:rsidR="00D23963" w:rsidRPr="006719D6">
        <w:t>Position3D</w:t>
      </w:r>
      <w:bookmarkEnd w:id="199"/>
      <w:bookmarkEnd w:id="200"/>
      <w:bookmarkEnd w:id="201"/>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F70BA7">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202" w:name="_Toc456253340"/>
      <w:r>
        <w:t xml:space="preserve">Table </w:t>
      </w:r>
      <w:r w:rsidR="00D06346">
        <w:fldChar w:fldCharType="begin"/>
      </w:r>
      <w:r w:rsidR="00D06346">
        <w:instrText xml:space="preserve"> SEQ Table \* ARABIC </w:instrText>
      </w:r>
      <w:r w:rsidR="00D06346">
        <w:fldChar w:fldCharType="separate"/>
      </w:r>
      <w:r w:rsidR="00F70BA7">
        <w:rPr>
          <w:noProof/>
        </w:rPr>
        <w:t>12</w:t>
      </w:r>
      <w:r w:rsidR="00D06346">
        <w:rPr>
          <w:noProof/>
        </w:rPr>
        <w:fldChar w:fldCharType="end"/>
      </w:r>
      <w:r>
        <w:t xml:space="preserve"> - </w:t>
      </w:r>
      <w:r w:rsidRPr="00633532">
        <w:t>OdePosition3D</w:t>
      </w:r>
      <w:bookmarkEnd w:id="202"/>
    </w:p>
    <w:p w:rsidR="00D23963" w:rsidRDefault="00D23963" w:rsidP="008268A7">
      <w:pPr>
        <w:pStyle w:val="Heading2"/>
      </w:pPr>
      <w:bookmarkStart w:id="203" w:name="_J2735AccelerationSet4Way"/>
      <w:bookmarkStart w:id="204" w:name="_Ref511749985"/>
      <w:bookmarkStart w:id="205" w:name="_Toc512513567"/>
      <w:bookmarkEnd w:id="203"/>
      <w:r w:rsidRPr="00BA3CFB">
        <w:t>J2735AccelerationSet4Way</w:t>
      </w:r>
      <w:bookmarkEnd w:id="204"/>
      <w:bookmarkEnd w:id="205"/>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Longitudinal acceleration, i.e. acceleration </w:t>
            </w:r>
            <w:r>
              <w:lastRenderedPageBreak/>
              <w:t>in the direction of travel.</w:t>
            </w:r>
          </w:p>
        </w:tc>
        <w:tc>
          <w:tcPr>
            <w:tcW w:w="1797" w:type="dxa"/>
          </w:tcPr>
          <w:p w:rsidR="00D23963" w:rsidRPr="003E745F" w:rsidRDefault="00D23963" w:rsidP="008268A7">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F70BA7">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13</w:t>
      </w:r>
      <w:r w:rsidR="00D06346">
        <w:rPr>
          <w:noProof/>
        </w:rPr>
        <w:fldChar w:fldCharType="end"/>
      </w:r>
      <w:r>
        <w:t xml:space="preserve"> - </w:t>
      </w:r>
      <w:r w:rsidRPr="00CE5CD9">
        <w:t>J2735AccelerationSet4Way</w:t>
      </w:r>
    </w:p>
    <w:p w:rsidR="00D23963" w:rsidRDefault="00D23963" w:rsidP="008268A7">
      <w:pPr>
        <w:pStyle w:val="Heading2"/>
      </w:pPr>
      <w:bookmarkStart w:id="206" w:name="_J2735PositionalAccuracy"/>
      <w:bookmarkStart w:id="207" w:name="_Ref511749998"/>
      <w:bookmarkStart w:id="208" w:name="_Toc512513568"/>
      <w:bookmarkEnd w:id="206"/>
      <w:r w:rsidRPr="00BA3CFB">
        <w:t>J2735PositionalAccuracy</w:t>
      </w:r>
      <w:bookmarkEnd w:id="207"/>
      <w:bookmarkEnd w:id="208"/>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F70BA7">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14</w:t>
      </w:r>
      <w:r w:rsidR="00D06346">
        <w:rPr>
          <w:noProof/>
        </w:rPr>
        <w:fldChar w:fldCharType="end"/>
      </w:r>
      <w:r>
        <w:t xml:space="preserve"> - </w:t>
      </w:r>
      <w:r w:rsidRPr="00660B04">
        <w:t>J2735PositionalAccuracy</w:t>
      </w:r>
    </w:p>
    <w:p w:rsidR="00D23963" w:rsidRDefault="00D23963" w:rsidP="008268A7">
      <w:pPr>
        <w:pStyle w:val="Heading2"/>
      </w:pPr>
      <w:bookmarkStart w:id="209" w:name="_J2735TransmissionState"/>
      <w:bookmarkStart w:id="210" w:name="_J2735BrakeSystemStatus"/>
      <w:bookmarkStart w:id="211" w:name="_Ref511810037"/>
      <w:bookmarkStart w:id="212" w:name="_Toc512513569"/>
      <w:bookmarkEnd w:id="209"/>
      <w:bookmarkEnd w:id="210"/>
      <w:r w:rsidRPr="00BA3CFB">
        <w:t>J2735BrakeSystemStatus</w:t>
      </w:r>
      <w:bookmarkEnd w:id="211"/>
      <w:bookmarkEnd w:id="212"/>
    </w:p>
    <w:p w:rsidR="004F740D" w:rsidRPr="004F740D" w:rsidRDefault="004F740D" w:rsidP="008268A7">
      <w:r w:rsidRPr="004F740D">
        <w:t>The Brake System Status data frame conveys a variety of information about the current brake and system control activity of the vehicle. The structure consist</w:t>
      </w:r>
      <w:ins w:id="213" w:author="Musavi, Hamid [USA]" w:date="2018-04-26T13:50:00Z">
        <w:r w:rsidR="00F70BA7">
          <w:t>s</w:t>
        </w:r>
      </w:ins>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B7706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lastRenderedPageBreak/>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lastRenderedPageBreak/>
        <w:t xml:space="preserve">Table </w:t>
      </w:r>
      <w:r w:rsidR="00D06346">
        <w:fldChar w:fldCharType="begin"/>
      </w:r>
      <w:r w:rsidR="00D06346">
        <w:instrText xml:space="preserve"> SEQ Table \* ARABIC </w:instrText>
      </w:r>
      <w:r w:rsidR="00D06346">
        <w:fldChar w:fldCharType="separate"/>
      </w:r>
      <w:r w:rsidR="00F70BA7">
        <w:rPr>
          <w:noProof/>
        </w:rPr>
        <w:t>15</w:t>
      </w:r>
      <w:r w:rsidR="00D06346">
        <w:rPr>
          <w:noProof/>
        </w:rPr>
        <w:fldChar w:fldCharType="end"/>
      </w:r>
      <w:r>
        <w:t xml:space="preserve"> - </w:t>
      </w:r>
      <w:r w:rsidRPr="005737D4">
        <w:t>J2735BrakeSystemStatus</w:t>
      </w:r>
    </w:p>
    <w:p w:rsidR="00D23963" w:rsidRDefault="00D23963" w:rsidP="008268A7">
      <w:pPr>
        <w:pStyle w:val="Heading2"/>
      </w:pPr>
      <w:bookmarkStart w:id="214" w:name="_J2735VehicleSize"/>
      <w:bookmarkStart w:id="215" w:name="_Ref511810128"/>
      <w:bookmarkStart w:id="216" w:name="_Toc512513570"/>
      <w:bookmarkEnd w:id="214"/>
      <w:r w:rsidRPr="0068352B">
        <w:t>J2735VehicleSize</w:t>
      </w:r>
      <w:bookmarkEnd w:id="215"/>
      <w:bookmarkEnd w:id="216"/>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16</w:t>
      </w:r>
      <w:r w:rsidR="00D06346">
        <w:rPr>
          <w:noProof/>
        </w:rPr>
        <w:fldChar w:fldCharType="end"/>
      </w:r>
      <w:r>
        <w:t xml:space="preserve"> - </w:t>
      </w:r>
      <w:r w:rsidRPr="00D669B5">
        <w:t>J2735VehicleSize</w:t>
      </w:r>
    </w:p>
    <w:p w:rsidR="00D23963" w:rsidRDefault="00D23963" w:rsidP="008268A7">
      <w:pPr>
        <w:pStyle w:val="Heading2"/>
      </w:pPr>
      <w:bookmarkStart w:id="217" w:name="_J2735BitString"/>
      <w:bookmarkStart w:id="218" w:name="_Toc512513571"/>
      <w:bookmarkEnd w:id="217"/>
      <w:r w:rsidRPr="0068352B">
        <w:t>J2735BitString</w:t>
      </w:r>
      <w:bookmarkEnd w:id="218"/>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219" w:name="_J2735VehicleSafetyExtensions"/>
      <w:bookmarkStart w:id="220" w:name="_Toc512513572"/>
      <w:bookmarkEnd w:id="219"/>
      <w:r w:rsidRPr="0068352B">
        <w:t>J2735VehicleSafetyExtensions</w:t>
      </w:r>
      <w:bookmarkEnd w:id="220"/>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B7706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B77060"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lastRenderedPageBreak/>
              <w:t>pathPrediction</w:t>
            </w:r>
          </w:p>
        </w:tc>
        <w:tc>
          <w:tcPr>
            <w:tcW w:w="2730" w:type="dxa"/>
          </w:tcPr>
          <w:p w:rsidR="00242F1E" w:rsidRDefault="00B77060"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B7706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17</w:t>
      </w:r>
      <w:r w:rsidR="00D06346">
        <w:rPr>
          <w:noProof/>
        </w:rPr>
        <w:fldChar w:fldCharType="end"/>
      </w:r>
      <w:r>
        <w:t xml:space="preserve"> - </w:t>
      </w:r>
      <w:r w:rsidRPr="00D5002F">
        <w:t>J2735VehicleSafetyExtensions</w:t>
      </w:r>
    </w:p>
    <w:p w:rsidR="00D23963" w:rsidRPr="0068352B" w:rsidRDefault="00D23963" w:rsidP="008268A7"/>
    <w:p w:rsidR="00D23963" w:rsidRDefault="00D23963" w:rsidP="008268A7">
      <w:pPr>
        <w:pStyle w:val="Heading2"/>
      </w:pPr>
      <w:bookmarkStart w:id="221" w:name="_J2735SpecialVehicleExtensions"/>
      <w:bookmarkStart w:id="222" w:name="_Toc512513573"/>
      <w:bookmarkEnd w:id="221"/>
      <w:r w:rsidRPr="008F46C9">
        <w:t>J2735SpecialVehicleExtensions</w:t>
      </w:r>
      <w:bookmarkEnd w:id="222"/>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B77060"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F70BA7">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B77060"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B77060"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18</w:t>
      </w:r>
      <w:r w:rsidR="00D06346">
        <w:rPr>
          <w:noProof/>
        </w:rPr>
        <w:fldChar w:fldCharType="end"/>
      </w:r>
      <w:r>
        <w:t xml:space="preserve"> - </w:t>
      </w:r>
      <w:r w:rsidRPr="00F02094">
        <w:t>J2735SpecialVehicleExtensions</w:t>
      </w:r>
    </w:p>
    <w:p w:rsidR="00D23963" w:rsidRDefault="00D23963" w:rsidP="008268A7">
      <w:pPr>
        <w:pStyle w:val="Heading2"/>
      </w:pPr>
      <w:bookmarkStart w:id="223" w:name="_J2735SupplementalVehicleExtensions"/>
      <w:bookmarkStart w:id="224" w:name="_Toc512513574"/>
      <w:bookmarkEnd w:id="223"/>
      <w:r w:rsidRPr="00C644FE">
        <w:t>J2735SupplementalVehicleExtensions</w:t>
      </w:r>
      <w:bookmarkEnd w:id="224"/>
    </w:p>
    <w:p w:rsidR="00D23963" w:rsidRDefault="00FF6DB2" w:rsidP="008268A7">
      <w:r>
        <w:t xml:space="preserve">This data structure is </w:t>
      </w:r>
      <w:r w:rsidRPr="00FF6DB2">
        <w:t xml:space="preserve">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t>
      </w:r>
      <w:r w:rsidRPr="00FF6DB2">
        <w:lastRenderedPageBreak/>
        <w:t>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19</w:t>
      </w:r>
      <w:r w:rsidR="00D06346">
        <w:rPr>
          <w:noProof/>
        </w:rPr>
        <w:fldChar w:fldCharType="end"/>
      </w:r>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B77060"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F70BA7">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B77060"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B77060"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B77060"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B77060"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B77060"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B77060"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B77060"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20</w:t>
      </w:r>
      <w:r w:rsidR="00D06346">
        <w:rPr>
          <w:noProof/>
        </w:rPr>
        <w:fldChar w:fldCharType="end"/>
      </w:r>
      <w:r>
        <w:t xml:space="preserve"> - </w:t>
      </w:r>
      <w:r w:rsidRPr="00E17E9F">
        <w:t>J2735SupplementalVehicleExtensions</w:t>
      </w:r>
      <w:r w:rsidR="00D27A99">
        <w:t xml:space="preserve"> (2)</w:t>
      </w:r>
    </w:p>
    <w:p w:rsidR="00D23963" w:rsidRDefault="00D23963" w:rsidP="008268A7">
      <w:pPr>
        <w:pStyle w:val="Heading2"/>
      </w:pPr>
      <w:bookmarkStart w:id="225" w:name="_J2735PathHistory"/>
      <w:bookmarkStart w:id="226" w:name="_Toc512513575"/>
      <w:bookmarkEnd w:id="225"/>
      <w:r w:rsidRPr="008A4FC6">
        <w:t>J2735PathHistory</w:t>
      </w:r>
      <w:bookmarkEnd w:id="226"/>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B77060"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B7706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 xml:space="preserve">Point data frame is used to convey a single point in the path of an object (typically a motor vehicle) described as a sequence of such position points. The sequence and number of these points is selected to convey the </w:t>
            </w:r>
            <w:r w:rsidRPr="00216203">
              <w:lastRenderedPageBreak/>
              <w:t>desired level of accuracy and precision required by the application.</w:t>
            </w:r>
          </w:p>
        </w:tc>
      </w:tr>
    </w:tbl>
    <w:p w:rsidR="00D23963" w:rsidRDefault="00955C0A" w:rsidP="008268A7">
      <w:pPr>
        <w:pStyle w:val="Caption"/>
      </w:pPr>
      <w:r>
        <w:lastRenderedPageBreak/>
        <w:t xml:space="preserve">Table </w:t>
      </w:r>
      <w:r w:rsidR="00D06346">
        <w:fldChar w:fldCharType="begin"/>
      </w:r>
      <w:r w:rsidR="00D06346">
        <w:instrText xml:space="preserve"> SEQ Table \* ARABIC </w:instrText>
      </w:r>
      <w:r w:rsidR="00D06346">
        <w:fldChar w:fldCharType="separate"/>
      </w:r>
      <w:r w:rsidR="00F70BA7">
        <w:rPr>
          <w:noProof/>
        </w:rPr>
        <w:t>21</w:t>
      </w:r>
      <w:r w:rsidR="00D06346">
        <w:rPr>
          <w:noProof/>
        </w:rPr>
        <w:fldChar w:fldCharType="end"/>
      </w:r>
      <w:r>
        <w:t xml:space="preserve"> - </w:t>
      </w:r>
      <w:r w:rsidRPr="00292B31">
        <w:t>J2735PathHistory</w:t>
      </w:r>
    </w:p>
    <w:p w:rsidR="00D23963" w:rsidRDefault="00D23963" w:rsidP="008268A7">
      <w:pPr>
        <w:pStyle w:val="Heading2"/>
      </w:pPr>
      <w:bookmarkStart w:id="227" w:name="_J2735PathPrediction"/>
      <w:bookmarkStart w:id="228" w:name="_Toc512513576"/>
      <w:bookmarkEnd w:id="227"/>
      <w:r w:rsidRPr="008A4FC6">
        <w:t>J2735PathPrediction</w:t>
      </w:r>
      <w:bookmarkEnd w:id="228"/>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F70BA7">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229" w:name="_J2735EmergencyDetails"/>
      <w:bookmarkStart w:id="230" w:name="_Ref511816853"/>
      <w:bookmarkStart w:id="231" w:name="_Toc512513577"/>
      <w:bookmarkEnd w:id="229"/>
      <w:r w:rsidRPr="008A4FC6">
        <w:t>J2735EmergencyDetails</w:t>
      </w:r>
      <w:bookmarkEnd w:id="230"/>
      <w:bookmarkEnd w:id="231"/>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B77060"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232" w:name="_J2735EventDescription"/>
      <w:bookmarkStart w:id="233" w:name="_Toc512513578"/>
      <w:bookmarkEnd w:id="232"/>
      <w:r w:rsidRPr="00C219BA">
        <w:t>J2735EventDescription</w:t>
      </w:r>
      <w:bookmarkEnd w:id="233"/>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B7706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22</w:t>
      </w:r>
      <w:r w:rsidR="00D06346">
        <w:rPr>
          <w:noProof/>
        </w:rPr>
        <w:fldChar w:fldCharType="end"/>
      </w:r>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23</w:t>
      </w:r>
      <w:r w:rsidR="00D06346">
        <w:rPr>
          <w:noProof/>
        </w:rPr>
        <w:fldChar w:fldCharType="end"/>
      </w:r>
      <w:r>
        <w:t xml:space="preserve"> - J2735EventDescription (2)</w:t>
      </w:r>
    </w:p>
    <w:p w:rsidR="00216203" w:rsidRPr="00216203" w:rsidRDefault="00216203" w:rsidP="008268A7">
      <w:pPr>
        <w:rPr>
          <w:lang w:eastAsia="ja-JP"/>
        </w:rPr>
      </w:pPr>
    </w:p>
    <w:p w:rsidR="00D23963" w:rsidRDefault="00D23963" w:rsidP="008268A7">
      <w:pPr>
        <w:pStyle w:val="Heading2"/>
      </w:pPr>
      <w:bookmarkStart w:id="234" w:name="_J2735TrailerData"/>
      <w:bookmarkStart w:id="235" w:name="_Toc512513579"/>
      <w:bookmarkEnd w:id="234"/>
      <w:r w:rsidRPr="00C219BA">
        <w:t>J2735TrailerData</w:t>
      </w:r>
      <w:bookmarkEnd w:id="235"/>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lastRenderedPageBreak/>
              <w:t>The SSP index is used to control the data elements that follow the occurrence of the index.</w:t>
            </w:r>
          </w:p>
        </w:tc>
        <w:tc>
          <w:tcPr>
            <w:tcW w:w="872" w:type="dxa"/>
          </w:tcPr>
          <w:p w:rsidR="00D23963" w:rsidRPr="00216203" w:rsidRDefault="00216203" w:rsidP="008268A7">
            <w:r w:rsidRPr="00216203">
              <w:lastRenderedPageBreak/>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r w:rsidR="00D06346">
        <w:fldChar w:fldCharType="begin"/>
      </w:r>
      <w:r w:rsidR="00D06346">
        <w:instrText xml:space="preserve"> SEQ Table \* ARABIC </w:instrText>
      </w:r>
      <w:r w:rsidR="00D06346">
        <w:fldChar w:fldCharType="separate"/>
      </w:r>
      <w:r w:rsidR="00F70BA7">
        <w:rPr>
          <w:noProof/>
        </w:rPr>
        <w:t>24</w:t>
      </w:r>
      <w:r w:rsidR="00D06346">
        <w:rPr>
          <w:noProof/>
        </w:rPr>
        <w:fldChar w:fldCharType="end"/>
      </w:r>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B77060"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25</w:t>
      </w:r>
      <w:r w:rsidR="00D06346">
        <w:rPr>
          <w:noProof/>
        </w:rPr>
        <w:fldChar w:fldCharType="end"/>
      </w:r>
      <w:r>
        <w:t xml:space="preserve"> - </w:t>
      </w:r>
      <w:r w:rsidRPr="00437023">
        <w:t xml:space="preserve">J2735TrailerData </w:t>
      </w:r>
      <w:r>
        <w:t>(2</w:t>
      </w:r>
      <w:r w:rsidRPr="00437023">
        <w:t>)</w:t>
      </w:r>
    </w:p>
    <w:p w:rsidR="00D23963" w:rsidRDefault="00D23963" w:rsidP="008268A7">
      <w:pPr>
        <w:pStyle w:val="Heading2"/>
      </w:pPr>
      <w:bookmarkStart w:id="236" w:name="_J2735VehicleClassification"/>
      <w:bookmarkStart w:id="237" w:name="_Ref511817467"/>
      <w:bookmarkStart w:id="238" w:name="_Toc512513580"/>
      <w:bookmarkEnd w:id="236"/>
      <w:r w:rsidRPr="008A2877">
        <w:t>J2735VehicleClassification</w:t>
      </w:r>
      <w:bookmarkEnd w:id="237"/>
      <w:bookmarkEnd w:id="238"/>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26</w:t>
      </w:r>
      <w:r w:rsidR="00D06346">
        <w:rPr>
          <w:noProof/>
        </w:rPr>
        <w:fldChar w:fldCharType="end"/>
      </w:r>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BasicVehicleRole data element </w:t>
            </w:r>
            <w:r w:rsidRPr="000A243D">
              <w:lastRenderedPageBreak/>
              <w:t>provides a means to indicate the current role that a DSRC device is playing.</w:t>
            </w:r>
          </w:p>
        </w:tc>
        <w:tc>
          <w:tcPr>
            <w:tcW w:w="1167" w:type="dxa"/>
          </w:tcPr>
          <w:p w:rsidR="004F2717" w:rsidRDefault="004F2717" w:rsidP="008268A7">
            <w:r>
              <w:lastRenderedPageBreak/>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27</w:t>
      </w:r>
      <w:r w:rsidR="00D06346">
        <w:rPr>
          <w:noProof/>
        </w:rPr>
        <w:fldChar w:fldCharType="end"/>
      </w:r>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239" w:name="_J2735VehicleData"/>
      <w:bookmarkStart w:id="240" w:name="_Toc512513581"/>
      <w:bookmarkEnd w:id="239"/>
      <w:r w:rsidRPr="0030246B">
        <w:t>J2735VehicleData</w:t>
      </w:r>
      <w:bookmarkEnd w:id="240"/>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F70BA7">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28</w:t>
      </w:r>
      <w:r w:rsidR="00D06346">
        <w:rPr>
          <w:noProof/>
        </w:rPr>
        <w:fldChar w:fldCharType="end"/>
      </w:r>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lastRenderedPageBreak/>
              <w:t>b</w:t>
            </w:r>
            <w:r w:rsidRPr="00763A9D">
              <w:rPr>
                <w:rFonts w:ascii="Courier New" w:hAnsi="Courier New" w:cs="Courier New"/>
              </w:rPr>
              <w:t>umpers</w:t>
            </w:r>
          </w:p>
        </w:tc>
        <w:tc>
          <w:tcPr>
            <w:tcW w:w="2892" w:type="dxa"/>
          </w:tcPr>
          <w:p w:rsidR="004F2717" w:rsidRPr="000D041D" w:rsidRDefault="00B77060"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29</w:t>
      </w:r>
      <w:r w:rsidR="00D06346">
        <w:rPr>
          <w:noProof/>
        </w:rPr>
        <w:fldChar w:fldCharType="end"/>
      </w:r>
      <w:r>
        <w:t xml:space="preserve"> - </w:t>
      </w:r>
      <w:r w:rsidRPr="001E4176">
        <w:t>J2735VehicleData</w:t>
      </w:r>
      <w:r>
        <w:t xml:space="preserve"> (2)</w:t>
      </w:r>
    </w:p>
    <w:p w:rsidR="00D23963" w:rsidRDefault="00D23963" w:rsidP="008268A7">
      <w:pPr>
        <w:pStyle w:val="Heading2"/>
      </w:pPr>
      <w:bookmarkStart w:id="241" w:name="_J2735WeatherReport"/>
      <w:bookmarkStart w:id="242" w:name="_Toc512513582"/>
      <w:bookmarkEnd w:id="241"/>
      <w:r w:rsidRPr="008E57CC">
        <w:t>J2735WeatherReport</w:t>
      </w:r>
      <w:bookmarkEnd w:id="242"/>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30</w:t>
      </w:r>
      <w:r w:rsidR="00D06346">
        <w:rPr>
          <w:noProof/>
        </w:rPr>
        <w:fldChar w:fldCharType="end"/>
      </w:r>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31</w:t>
      </w:r>
      <w:r w:rsidR="00D06346">
        <w:rPr>
          <w:noProof/>
        </w:rPr>
        <w:fldChar w:fldCharType="end"/>
      </w:r>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243" w:name="_J2735WeatherProbe"/>
      <w:bookmarkStart w:id="244" w:name="_Toc512513583"/>
      <w:bookmarkEnd w:id="243"/>
      <w:r w:rsidRPr="00D13329">
        <w:lastRenderedPageBreak/>
        <w:t>J2735WeatherProbe</w:t>
      </w:r>
      <w:bookmarkEnd w:id="244"/>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B77060"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F70BA7">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32</w:t>
      </w:r>
      <w:r w:rsidR="00D06346">
        <w:rPr>
          <w:noProof/>
        </w:rPr>
        <w:fldChar w:fldCharType="end"/>
      </w:r>
      <w:r>
        <w:t xml:space="preserve"> - </w:t>
      </w:r>
      <w:r w:rsidRPr="00FF2EE9">
        <w:t>J2735WeatherProbe</w:t>
      </w:r>
    </w:p>
    <w:p w:rsidR="00D64595" w:rsidRDefault="009C514A" w:rsidP="008268A7">
      <w:pPr>
        <w:pStyle w:val="Heading2"/>
      </w:pPr>
      <w:bookmarkStart w:id="245" w:name="_J2735WiperSet"/>
      <w:bookmarkStart w:id="246" w:name="_Ref511899307"/>
      <w:bookmarkStart w:id="247" w:name="_Toc512513584"/>
      <w:bookmarkEnd w:id="245"/>
      <w:r w:rsidRPr="009C514A">
        <w:t>J2735WiperSet</w:t>
      </w:r>
      <w:bookmarkEnd w:id="246"/>
      <w:bookmarkEnd w:id="247"/>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lastRenderedPageBreak/>
        <w:t xml:space="preserve">Table </w:t>
      </w:r>
      <w:r w:rsidR="00D06346">
        <w:fldChar w:fldCharType="begin"/>
      </w:r>
      <w:r w:rsidR="00D06346">
        <w:instrText xml:space="preserve"> SEQ Table \* ARABIC </w:instrText>
      </w:r>
      <w:r w:rsidR="00D06346">
        <w:fldChar w:fldCharType="separate"/>
      </w:r>
      <w:r w:rsidR="00F70BA7">
        <w:rPr>
          <w:noProof/>
        </w:rPr>
        <w:t>33</w:t>
      </w:r>
      <w:r w:rsidR="00D06346">
        <w:rPr>
          <w:noProof/>
        </w:rPr>
        <w:fldChar w:fldCharType="end"/>
      </w:r>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34</w:t>
      </w:r>
      <w:r w:rsidR="00D06346">
        <w:rPr>
          <w:noProof/>
        </w:rPr>
        <w:fldChar w:fldCharType="end"/>
      </w:r>
      <w:r>
        <w:t xml:space="preserve"> - </w:t>
      </w:r>
      <w:r w:rsidRPr="00BD5844">
        <w:t>J2735WiperSet</w:t>
      </w:r>
      <w:r>
        <w:t xml:space="preserve"> (2)</w:t>
      </w:r>
    </w:p>
    <w:p w:rsidR="00D23963" w:rsidRDefault="00D23963" w:rsidP="008268A7"/>
    <w:p w:rsidR="00D23963" w:rsidRDefault="00D23963" w:rsidP="008268A7">
      <w:pPr>
        <w:pStyle w:val="Heading2"/>
      </w:pPr>
      <w:bookmarkStart w:id="248" w:name="_J2735ObstacleDetection"/>
      <w:bookmarkStart w:id="249" w:name="_Toc512513585"/>
      <w:bookmarkEnd w:id="248"/>
      <w:r w:rsidRPr="00E274B6">
        <w:t>J2735ObstacleDetection</w:t>
      </w:r>
      <w:bookmarkEnd w:id="249"/>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element draws from the output of a forward sensing system to </w:t>
            </w:r>
            <w:r w:rsidRPr="005056CD">
              <w:lastRenderedPageBreak/>
              <w:t>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35</w:t>
      </w:r>
      <w:r w:rsidR="00D06346">
        <w:rPr>
          <w:noProof/>
        </w:rPr>
        <w:fldChar w:fldCharType="end"/>
      </w:r>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B77060"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B77060"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36</w:t>
      </w:r>
      <w:r w:rsidR="00D06346">
        <w:rPr>
          <w:noProof/>
        </w:rPr>
        <w:fldChar w:fldCharType="end"/>
      </w:r>
      <w:r>
        <w:t xml:space="preserve"> - J2735ObstacleDetection (2</w:t>
      </w:r>
      <w:r w:rsidRPr="00CF2D83">
        <w:t>)</w:t>
      </w:r>
    </w:p>
    <w:p w:rsidR="005056CD" w:rsidRDefault="005056CD" w:rsidP="008268A7">
      <w:pPr>
        <w:pStyle w:val="Heading2"/>
      </w:pPr>
      <w:bookmarkStart w:id="250" w:name="_J2735DDateTime"/>
      <w:bookmarkStart w:id="251" w:name="_Toc512513586"/>
      <w:bookmarkEnd w:id="250"/>
      <w:r w:rsidRPr="005056CD">
        <w:t>J2735DDateTime</w:t>
      </w:r>
      <w:bookmarkEnd w:id="251"/>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lastRenderedPageBreak/>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37</w:t>
      </w:r>
      <w:r w:rsidR="00D06346">
        <w:rPr>
          <w:noProof/>
        </w:rPr>
        <w:fldChar w:fldCharType="end"/>
      </w:r>
      <w:r>
        <w:t xml:space="preserve"> - </w:t>
      </w:r>
      <w:r w:rsidRPr="006F0E19">
        <w:t>J2735DDateTime</w:t>
      </w:r>
    </w:p>
    <w:p w:rsidR="00D23963" w:rsidRDefault="00D23963" w:rsidP="008268A7">
      <w:pPr>
        <w:pStyle w:val="Heading2"/>
      </w:pPr>
      <w:bookmarkStart w:id="252" w:name="_J2735DisabledVehicle"/>
      <w:bookmarkStart w:id="253" w:name="_Toc512513587"/>
      <w:bookmarkEnd w:id="252"/>
      <w:r w:rsidRPr="00E45AA5">
        <w:lastRenderedPageBreak/>
        <w:t>J2735DisabledVehicle</w:t>
      </w:r>
      <w:bookmarkEnd w:id="253"/>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38</w:t>
      </w:r>
      <w:r w:rsidR="00D06346">
        <w:rPr>
          <w:noProof/>
        </w:rPr>
        <w:fldChar w:fldCharType="end"/>
      </w:r>
      <w:r>
        <w:t xml:space="preserve"> - </w:t>
      </w:r>
      <w:r w:rsidRPr="00E140AD">
        <w:t>J2735DisabledVehicle</w:t>
      </w:r>
    </w:p>
    <w:p w:rsidR="00D23963" w:rsidRDefault="00D23963" w:rsidP="008268A7">
      <w:pPr>
        <w:pStyle w:val="Heading2"/>
      </w:pPr>
      <w:bookmarkStart w:id="254" w:name="_J2735SpeedProfile"/>
      <w:bookmarkStart w:id="255" w:name="_Toc512513588"/>
      <w:bookmarkEnd w:id="254"/>
      <w:r w:rsidRPr="006D1AAC">
        <w:t>J2735SpeedProfile</w:t>
      </w:r>
      <w:bookmarkEnd w:id="255"/>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value 30 shall be used for </w:t>
            </w:r>
            <w:r w:rsidRPr="00E32F45">
              <w:lastRenderedPageBreak/>
              <w:t>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256" w:name="_J2735RTCMPackage"/>
      <w:bookmarkStart w:id="257" w:name="_Toc512513589"/>
      <w:bookmarkEnd w:id="256"/>
      <w:r w:rsidRPr="007251EE">
        <w:t>J2735RTCMPackage</w:t>
      </w:r>
      <w:bookmarkEnd w:id="257"/>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B77060"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258" w:name="_J2735RegionalContent"/>
      <w:bookmarkEnd w:id="258"/>
      <w:r>
        <w:t xml:space="preserve">Table </w:t>
      </w:r>
      <w:r w:rsidR="00D06346">
        <w:fldChar w:fldCharType="begin"/>
      </w:r>
      <w:r w:rsidR="00D06346">
        <w:instrText xml:space="preserve"> SEQ Table \* ARABIC </w:instrText>
      </w:r>
      <w:r w:rsidR="00D06346">
        <w:fldChar w:fldCharType="separate"/>
      </w:r>
      <w:r w:rsidR="00F70BA7">
        <w:rPr>
          <w:noProof/>
        </w:rPr>
        <w:t>39</w:t>
      </w:r>
      <w:r w:rsidR="00D06346">
        <w:rPr>
          <w:noProof/>
        </w:rPr>
        <w:fldChar w:fldCharType="end"/>
      </w:r>
      <w:r>
        <w:t xml:space="preserve"> - </w:t>
      </w:r>
      <w:r w:rsidRPr="001D44A9">
        <w:t>J2735RTCMPackage</w:t>
      </w:r>
    </w:p>
    <w:p w:rsidR="00DC1FE7" w:rsidRDefault="00DC1FE7" w:rsidP="008268A7">
      <w:pPr>
        <w:pStyle w:val="Heading2"/>
      </w:pPr>
      <w:bookmarkStart w:id="259" w:name="_J2735RTCMheader"/>
      <w:bookmarkStart w:id="260" w:name="_Toc512513590"/>
      <w:bookmarkEnd w:id="259"/>
      <w:r w:rsidRPr="00DC1FE7">
        <w:t>J2735RTCMheader</w:t>
      </w:r>
      <w:bookmarkEnd w:id="260"/>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B77060"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B77060"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 xml:space="preserve">used to relate the current state of a GPS/GNSS rover or base system in terms of its </w:t>
            </w:r>
            <w:r w:rsidRPr="00743995">
              <w:lastRenderedPageBreak/>
              <w:t>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r w:rsidR="00D06346">
        <w:fldChar w:fldCharType="begin"/>
      </w:r>
      <w:r w:rsidR="00D06346">
        <w:instrText xml:space="preserve"> SEQ Table \* ARABIC </w:instrText>
      </w:r>
      <w:r w:rsidR="00D06346">
        <w:fldChar w:fldCharType="separate"/>
      </w:r>
      <w:r w:rsidR="00F70BA7">
        <w:rPr>
          <w:noProof/>
        </w:rPr>
        <w:t>40</w:t>
      </w:r>
      <w:r w:rsidR="00D06346">
        <w:rPr>
          <w:noProof/>
        </w:rPr>
        <w:fldChar w:fldCharType="end"/>
      </w:r>
      <w:r>
        <w:t xml:space="preserve"> - </w:t>
      </w:r>
      <w:r w:rsidRPr="00DA4446">
        <w:t>J2735RTCMheader</w:t>
      </w:r>
    </w:p>
    <w:p w:rsidR="00743995" w:rsidRDefault="00743995" w:rsidP="008268A7">
      <w:pPr>
        <w:pStyle w:val="Heading2"/>
      </w:pPr>
      <w:bookmarkStart w:id="261" w:name="_J2735AntennaOffsetSet"/>
      <w:bookmarkStart w:id="262" w:name="_Toc512513591"/>
      <w:bookmarkEnd w:id="261"/>
      <w:r w:rsidRPr="00743995">
        <w:t>J2735AntennaOffsetSet</w:t>
      </w:r>
      <w:bookmarkEnd w:id="262"/>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reference, non-vehicle centric coordinate </w:t>
            </w:r>
            <w:r w:rsidRPr="007525DE">
              <w:lastRenderedPageBreak/>
              <w:t>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41</w:t>
      </w:r>
      <w:r w:rsidR="00D06346">
        <w:rPr>
          <w:noProof/>
        </w:rPr>
        <w:fldChar w:fldCharType="end"/>
      </w:r>
      <w:r>
        <w:t xml:space="preserve"> - </w:t>
      </w:r>
      <w:r w:rsidRPr="00AF707B">
        <w:t>J2735AntennaOffsetSet</w:t>
      </w:r>
    </w:p>
    <w:p w:rsidR="00D23963" w:rsidRDefault="00D23963" w:rsidP="008268A7">
      <w:pPr>
        <w:pStyle w:val="Heading2"/>
      </w:pPr>
      <w:bookmarkStart w:id="263" w:name="_J2735FullPositionVector"/>
      <w:bookmarkStart w:id="264" w:name="_Toc512513592"/>
      <w:bookmarkEnd w:id="263"/>
      <w:r w:rsidRPr="00DC57ED">
        <w:t>J2735FullPositionVector</w:t>
      </w:r>
      <w:bookmarkEnd w:id="264"/>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B77060"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B77060"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speed</w:t>
            </w:r>
          </w:p>
        </w:tc>
        <w:tc>
          <w:tcPr>
            <w:tcW w:w="5629" w:type="dxa"/>
          </w:tcPr>
          <w:p w:rsidR="00C32850" w:rsidRPr="000D041D" w:rsidRDefault="00B77060"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B77060"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B77060"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B77060"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42</w:t>
      </w:r>
      <w:r w:rsidR="00D06346">
        <w:rPr>
          <w:noProof/>
        </w:rPr>
        <w:fldChar w:fldCharType="end"/>
      </w:r>
      <w:r>
        <w:t xml:space="preserve"> - </w:t>
      </w:r>
      <w:r w:rsidRPr="00AF57BD">
        <w:t>J2735FullPositionVector</w:t>
      </w:r>
    </w:p>
    <w:p w:rsidR="00BA23A7" w:rsidRDefault="00BA23A7" w:rsidP="008268A7">
      <w:pPr>
        <w:pStyle w:val="Heading2"/>
      </w:pPr>
      <w:bookmarkStart w:id="265" w:name="_J2735TransmissionAndSpeed"/>
      <w:bookmarkStart w:id="266" w:name="_Toc512513593"/>
      <w:bookmarkEnd w:id="265"/>
      <w:r w:rsidRPr="00BA23A7">
        <w:t>J2735TransmissionAndSpeed</w:t>
      </w:r>
      <w:bookmarkEnd w:id="266"/>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267" w:name="_J2735TransmissionState_1"/>
      <w:bookmarkEnd w:id="267"/>
      <w:r>
        <w:t xml:space="preserve">Table </w:t>
      </w:r>
      <w:r w:rsidR="00D06346">
        <w:fldChar w:fldCharType="begin"/>
      </w:r>
      <w:r w:rsidR="00D06346">
        <w:instrText xml:space="preserve"> SEQ Table \* ARABIC </w:instrText>
      </w:r>
      <w:r w:rsidR="00D06346">
        <w:fldChar w:fldCharType="separate"/>
      </w:r>
      <w:r w:rsidR="00F70BA7">
        <w:rPr>
          <w:noProof/>
        </w:rPr>
        <w:t>43</w:t>
      </w:r>
      <w:r w:rsidR="00D06346">
        <w:rPr>
          <w:noProof/>
        </w:rPr>
        <w:fldChar w:fldCharType="end"/>
      </w:r>
      <w:r>
        <w:t xml:space="preserve"> - </w:t>
      </w:r>
      <w:r w:rsidRPr="000B547C">
        <w:t>J2735TransmissionAndSpeed</w:t>
      </w:r>
    </w:p>
    <w:p w:rsidR="00BA23A7" w:rsidRDefault="00BA23A7" w:rsidP="008268A7"/>
    <w:p w:rsidR="00BA23A7" w:rsidRDefault="00BA23A7" w:rsidP="008268A7">
      <w:pPr>
        <w:pStyle w:val="Heading2"/>
      </w:pPr>
      <w:bookmarkStart w:id="268" w:name="_J2735PositionConfidenceSet"/>
      <w:bookmarkStart w:id="269" w:name="_Toc512513594"/>
      <w:bookmarkEnd w:id="268"/>
      <w:r w:rsidRPr="00BA23A7">
        <w:t>J2735PositionConfidenceSet</w:t>
      </w:r>
      <w:bookmarkEnd w:id="269"/>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44</w:t>
      </w:r>
      <w:r w:rsidR="00D06346">
        <w:rPr>
          <w:noProof/>
        </w:rPr>
        <w:fldChar w:fldCharType="end"/>
      </w:r>
      <w:r>
        <w:t xml:space="preserve"> - </w:t>
      </w:r>
      <w:r w:rsidRPr="00432AAE">
        <w:t>J2735PositionConfidenceSet</w:t>
      </w:r>
    </w:p>
    <w:p w:rsidR="00BA23A7" w:rsidRDefault="00BA23A7" w:rsidP="008268A7">
      <w:pPr>
        <w:pStyle w:val="Heading2"/>
      </w:pPr>
      <w:bookmarkStart w:id="270" w:name="_J2735SpeedandHeadingandThrottleConf"/>
      <w:bookmarkStart w:id="271" w:name="_Toc512513595"/>
      <w:bookmarkEnd w:id="270"/>
      <w:r w:rsidRPr="00BA23A7">
        <w:t>J2735SpeedandHeadingandThrottleConfidence</w:t>
      </w:r>
      <w:bookmarkEnd w:id="271"/>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lastRenderedPageBreak/>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lastRenderedPageBreak/>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272" w:name="_J2735PathHistoryPoint"/>
      <w:bookmarkStart w:id="273" w:name="_Toc512513596"/>
      <w:bookmarkEnd w:id="272"/>
      <w:r w:rsidRPr="00750EEC">
        <w:t>J2735PathHistoryPoint</w:t>
      </w:r>
      <w:bookmarkEnd w:id="273"/>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 xml:space="preserve">ertical delta offset in the Z direction </w:t>
            </w:r>
            <w:r w:rsidRPr="00EE21A8">
              <w:lastRenderedPageBreak/>
              <w:t>from the last point</w:t>
            </w:r>
          </w:p>
        </w:tc>
        <w:tc>
          <w:tcPr>
            <w:tcW w:w="868" w:type="dxa"/>
          </w:tcPr>
          <w:p w:rsidR="00EE21A8" w:rsidRPr="003E745F" w:rsidRDefault="00EE21A8" w:rsidP="008268A7">
            <w:r>
              <w:lastRenderedPageBreak/>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B77060"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F70BA7">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45</w:t>
      </w:r>
      <w:r w:rsidR="00D06346">
        <w:rPr>
          <w:noProof/>
        </w:rPr>
        <w:fldChar w:fldCharType="end"/>
      </w:r>
      <w:r>
        <w:t xml:space="preserve"> - </w:t>
      </w:r>
      <w:r w:rsidRPr="00E66E6D">
        <w:t>J2735PathHistoryPoint</w:t>
      </w:r>
    </w:p>
    <w:p w:rsidR="00D23963" w:rsidRDefault="00D23963" w:rsidP="008268A7">
      <w:pPr>
        <w:pStyle w:val="Heading2"/>
      </w:pPr>
      <w:bookmarkStart w:id="274" w:name="_J2735PrivilegedEvents"/>
      <w:bookmarkStart w:id="275" w:name="_Toc512513597"/>
      <w:bookmarkEnd w:id="274"/>
      <w:r w:rsidRPr="00EA5684">
        <w:t>J2735PrivilegedEvents</w:t>
      </w:r>
      <w:bookmarkEnd w:id="275"/>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46</w:t>
      </w:r>
      <w:r w:rsidR="00D06346">
        <w:rPr>
          <w:noProof/>
        </w:rPr>
        <w:fldChar w:fldCharType="end"/>
      </w:r>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B77060"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lastRenderedPageBreak/>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lastRenderedPageBreak/>
        <w:t xml:space="preserve">Table </w:t>
      </w:r>
      <w:r w:rsidR="00D06346">
        <w:fldChar w:fldCharType="begin"/>
      </w:r>
      <w:r w:rsidR="00D06346">
        <w:instrText xml:space="preserve"> SEQ Table \* ARABIC </w:instrText>
      </w:r>
      <w:r w:rsidR="00D06346">
        <w:fldChar w:fldCharType="separate"/>
      </w:r>
      <w:r w:rsidR="00F70BA7">
        <w:rPr>
          <w:noProof/>
        </w:rPr>
        <w:t>47</w:t>
      </w:r>
      <w:r w:rsidR="00D06346">
        <w:rPr>
          <w:noProof/>
        </w:rPr>
        <w:fldChar w:fldCharType="end"/>
      </w:r>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276" w:name="_J2735Extent"/>
      <w:bookmarkStart w:id="277" w:name="_J2735PivotPointDescription"/>
      <w:bookmarkStart w:id="278" w:name="_Toc512513598"/>
      <w:bookmarkEnd w:id="276"/>
      <w:bookmarkEnd w:id="277"/>
      <w:r w:rsidRPr="00D359EF">
        <w:t>J2735PivotPointDescription</w:t>
      </w:r>
      <w:bookmarkEnd w:id="278"/>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r>
              <w:lastRenderedPageBreak/>
              <w:t>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48</w:t>
      </w:r>
      <w:r w:rsidR="00D06346">
        <w:rPr>
          <w:noProof/>
        </w:rPr>
        <w:fldChar w:fldCharType="end"/>
      </w:r>
      <w:r>
        <w:t xml:space="preserve"> - </w:t>
      </w:r>
      <w:r w:rsidRPr="0024534E">
        <w:t>J2735PivotPointDescription</w:t>
      </w:r>
    </w:p>
    <w:p w:rsidR="00D23963" w:rsidRDefault="00D23963" w:rsidP="008268A7">
      <w:pPr>
        <w:pStyle w:val="Heading2"/>
      </w:pPr>
      <w:bookmarkStart w:id="279" w:name="_J2735TrailerUnitDescription"/>
      <w:bookmarkStart w:id="280" w:name="_Toc512513599"/>
      <w:bookmarkEnd w:id="279"/>
      <w:r w:rsidRPr="00623372">
        <w:t>J2735TrailerUnitDescription</w:t>
      </w:r>
      <w:bookmarkEnd w:id="280"/>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B77060"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B7706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B7706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B77060"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49</w:t>
      </w:r>
      <w:r w:rsidR="00D06346">
        <w:rPr>
          <w:noProof/>
        </w:rPr>
        <w:fldChar w:fldCharType="end"/>
      </w:r>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lastRenderedPageBreak/>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50</w:t>
      </w:r>
      <w:r w:rsidR="00D06346">
        <w:rPr>
          <w:noProof/>
        </w:rPr>
        <w:fldChar w:fldCharType="end"/>
      </w:r>
      <w:r>
        <w:t xml:space="preserve"> - </w:t>
      </w:r>
      <w:r w:rsidRPr="00E5554D">
        <w:t xml:space="preserve">J2735TrailerUnitDescription </w:t>
      </w:r>
      <w:r>
        <w:t>(2)</w:t>
      </w:r>
    </w:p>
    <w:p w:rsidR="00D23963" w:rsidRDefault="00D23963" w:rsidP="008268A7">
      <w:pPr>
        <w:pStyle w:val="Heading2"/>
      </w:pPr>
      <w:bookmarkStart w:id="281" w:name="_J2735BumperHeights"/>
      <w:bookmarkStart w:id="282" w:name="_Toc512513600"/>
      <w:bookmarkEnd w:id="281"/>
      <w:r w:rsidRPr="00DD77A1">
        <w:t>J2735BumperHeights</w:t>
      </w:r>
      <w:bookmarkEnd w:id="282"/>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51</w:t>
      </w:r>
      <w:r w:rsidR="00D06346">
        <w:rPr>
          <w:noProof/>
        </w:rPr>
        <w:fldChar w:fldCharType="end"/>
      </w:r>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283" w:name="_J2735TrailerHistoryPoint"/>
      <w:bookmarkStart w:id="284" w:name="_Toc512513601"/>
      <w:bookmarkEnd w:id="283"/>
      <w:r w:rsidRPr="002026AB">
        <w:t>J2735TrailerHistoryPoint</w:t>
      </w:r>
      <w:bookmarkEnd w:id="284"/>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lastRenderedPageBreak/>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B77060"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F70BA7">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52</w:t>
      </w:r>
      <w:r w:rsidR="00D06346">
        <w:rPr>
          <w:noProof/>
        </w:rPr>
        <w:fldChar w:fldCharType="end"/>
      </w:r>
      <w:r>
        <w:t xml:space="preserve"> - </w:t>
      </w:r>
      <w:r w:rsidRPr="00440EF0">
        <w:t>J2735TrailerHistoryPoint</w:t>
      </w:r>
    </w:p>
    <w:p w:rsidR="00D23963" w:rsidRDefault="00D23963" w:rsidP="008268A7">
      <w:pPr>
        <w:pStyle w:val="Heading2"/>
      </w:pPr>
      <w:bookmarkStart w:id="285" w:name="_J2735Node_XY"/>
      <w:bookmarkStart w:id="286" w:name="_Toc512513602"/>
      <w:bookmarkEnd w:id="285"/>
      <w:r w:rsidRPr="000E6669">
        <w:t>J2735Node_XY</w:t>
      </w:r>
      <w:bookmarkEnd w:id="286"/>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F70BA7">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ins w:id="287" w:author="Musavi, Hamid [USA]" w:date="2018-04-26T13:37:00Z">
              <w:r w:rsidR="00F70BA7">
                <w:rPr>
                  <w:rFonts w:ascii="Courier New" w:hAnsi="Courier New" w:cs="Courier New"/>
                </w:rPr>
                <w:fldChar w:fldCharType="begin"/>
              </w:r>
              <w:r w:rsidR="00F70BA7">
                <w:rPr>
                  <w:rFonts w:ascii="Courier New" w:hAnsi="Courier New" w:cs="Courier New"/>
                </w:rPr>
                <w:instrText xml:space="preserve"> NOTEREF _Ref511750746 \h </w:instrText>
              </w:r>
            </w:ins>
            <w:r w:rsidR="00F70BA7">
              <w:rPr>
                <w:rFonts w:ascii="Courier New" w:hAnsi="Courier New" w:cs="Courier New"/>
              </w:rPr>
            </w:r>
            <w:ins w:id="288" w:author="Musavi, Hamid [USA]" w:date="2018-04-26T13:37:00Z">
              <w:r w:rsidR="00F70BA7">
                <w:rPr>
                  <w:rFonts w:ascii="Courier New" w:hAnsi="Courier New" w:cs="Courier New"/>
                </w:rPr>
                <w:fldChar w:fldCharType="separate"/>
              </w:r>
            </w:ins>
            <w:ins w:id="289" w:author="Musavi, Hamid [USA]" w:date="2018-04-26T13:43:00Z">
              <w:r w:rsidR="00F70BA7">
                <w:rPr>
                  <w:rFonts w:ascii="Courier New" w:hAnsi="Courier New" w:cs="Courier New"/>
                </w:rPr>
                <w:t>†</w:t>
              </w:r>
            </w:ins>
            <w:ins w:id="290" w:author="Musavi, Hamid [USA]" w:date="2018-04-26T13:37:00Z">
              <w:r w:rsidR="00F70BA7">
                <w:rPr>
                  <w:rFonts w:ascii="Courier New" w:hAnsi="Courier New" w:cs="Courier New"/>
                </w:rPr>
                <w:fldChar w:fldCharType="end"/>
              </w:r>
            </w:ins>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r w:rsidR="00D06346">
        <w:fldChar w:fldCharType="begin"/>
      </w:r>
      <w:r w:rsidR="00D06346">
        <w:instrText xml:space="preserve"> SEQ Table \* ARABIC </w:instrText>
      </w:r>
      <w:r w:rsidR="00D06346">
        <w:fldChar w:fldCharType="separate"/>
      </w:r>
      <w:r w:rsidR="00F70BA7">
        <w:rPr>
          <w:noProof/>
        </w:rPr>
        <w:t>53</w:t>
      </w:r>
      <w:r w:rsidR="00D06346">
        <w:rPr>
          <w:noProof/>
        </w:rPr>
        <w:fldChar w:fldCharType="end"/>
      </w:r>
      <w:r>
        <w:t xml:space="preserve"> - </w:t>
      </w:r>
      <w:r w:rsidRPr="0049678A">
        <w:t>J2735Node_XY</w:t>
      </w:r>
    </w:p>
    <w:p w:rsidR="00A1173A" w:rsidRPr="00A1173A" w:rsidRDefault="00A1173A" w:rsidP="00A1173A">
      <w:pPr>
        <w:pStyle w:val="Heading1"/>
        <w:rPr>
          <w:lang w:eastAsia="ja-JP"/>
        </w:rPr>
      </w:pPr>
      <w:bookmarkStart w:id="291" w:name="_Toc512513603"/>
      <w:r>
        <w:rPr>
          <w:lang w:eastAsia="ja-JP"/>
        </w:rPr>
        <w:t>Sample Data</w:t>
      </w:r>
      <w:bookmarkEnd w:id="291"/>
    </w:p>
    <w:p w:rsidR="00A1173A" w:rsidRDefault="00A1173A" w:rsidP="00A1173A">
      <w:pPr>
        <w:pStyle w:val="Heading2"/>
      </w:pPr>
      <w:bookmarkStart w:id="292" w:name="_Toc512513604"/>
      <w:r>
        <w:t>Sample TIM Data</w:t>
      </w:r>
      <w:bookmarkEnd w:id="292"/>
    </w:p>
    <w:p w:rsidR="00A1173A" w:rsidRDefault="00A1173A" w:rsidP="00A1173A">
      <w:pPr>
        <w:pStyle w:val="Heading3"/>
      </w:pPr>
      <w:bookmarkStart w:id="293" w:name="_Toc512513605"/>
      <w:r>
        <w:t>Broadcast TIM</w:t>
      </w:r>
      <w:bookmarkEnd w:id="293"/>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294" w:name="_Toc512513606"/>
      <w:r>
        <w:t xml:space="preserve">Received TIM </w:t>
      </w:r>
      <w:ins w:id="295" w:author="Musavi, Hamid [USA]" w:date="2018-04-26T13:18:00Z">
        <w:r w:rsidR="00D93DEF">
          <w:t>from rxMsg</w:t>
        </w:r>
      </w:ins>
      <w:bookmarkEnd w:id="294"/>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"success",</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"receivedMessageDetails":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"locationData":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15.2375,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40.4729599,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10.56,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-104.9715557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"rxSource": "RSU"</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"us.dot.its.jpo.ode.model.OdeTimPayload",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"d6e0515e-9e23-4e3d-93b3-c6c39c0d6357",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"recordGeneratedAt": "2017-09-11T22:35:48.721Z[UTC]",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"rxMsg",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"rxMsg_TIMOnly.bin",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"2018-04-20T20:15:48.74Z[UTC]"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"MessageFrame":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"messageId": 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"TravelerInformation":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"00000000003616371F",</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"TravelerDataFrame":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"GeographicalPath":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"false":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1600,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"both":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"offset":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"xy":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"NodeXY":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"node-LatLon":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 -1049687145,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404793929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"node-LatLon":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 -1049633993,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404794114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"duratonTime": 10080,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"sspMsgRights1":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"sspMsgRights2":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"startYear": 2017,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4096,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 404793681,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 -1049659468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"startTime": 359511,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"advisory":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"SEQUENCE":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"itis": 4885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"TravelerInformation"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268A7" w:rsidRDefault="00A1173A" w:rsidP="00A1173A"/>
    <w:p w:rsidR="00A1173A" w:rsidRDefault="00A1173A" w:rsidP="00A1173A">
      <w:pPr>
        <w:pStyle w:val="Heading2"/>
      </w:pPr>
      <w:bookmarkStart w:id="296" w:name="_Toc512513607"/>
      <w:r>
        <w:t>Sample Driver Alert</w:t>
      </w:r>
      <w:bookmarkEnd w:id="296"/>
    </w:p>
    <w:p w:rsidR="00A1173A" w:rsidRDefault="00A1173A" w:rsidP="00A1173A"/>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"metadata":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"receivedMessageDetails":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"locationData":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"latitude": "40.4739938",</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"longitude": "-104.9692256",</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"elevation": "1507",</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"speed": "1.02",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"heading": "330.8375"</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"rxSource": "NA"</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lastRenderedPageBreak/>
        <w:t xml:space="preserve">    "logFileName": "driverAlert.bin",</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"recordType": "driverAlert",</w:t>
      </w:r>
    </w:p>
    <w:p w:rsidR="00A1173A" w:rsidRPr="008268A7" w:rsidDel="005C383D" w:rsidRDefault="00A1173A" w:rsidP="00D93DEF">
      <w:pPr>
        <w:shd w:val="clear" w:color="auto" w:fill="D9D9D9" w:themeFill="background1" w:themeFillShade="D9"/>
        <w:spacing w:after="0"/>
        <w:rPr>
          <w:del w:id="297" w:author="Musavi, Hamid [USA]" w:date="2018-04-27T07:44:00Z"/>
          <w:rFonts w:ascii="Courier New" w:hAnsi="Courier New" w:cs="Courier New"/>
          <w:sz w:val="20"/>
          <w:szCs w:val="20"/>
        </w:rPr>
      </w:pPr>
      <w:del w:id="298" w:author="Musavi, Hamid [USA]" w:date="2018-04-27T07:44:00Z">
        <w:r w:rsidRPr="008268A7" w:rsidDel="005C383D">
          <w:rPr>
            <w:rFonts w:ascii="Courier New" w:hAnsi="Courier New" w:cs="Courier New"/>
            <w:sz w:val="20"/>
            <w:szCs w:val="20"/>
          </w:rPr>
          <w:delText xml:space="preserve">    "securityResultCode": "unknown",</w:delText>
        </w:r>
      </w:del>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"payloadType": "us.dot.its.jpo.ode.model.OdeDriverAlertPayload",</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"serialId":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"streamId": "445a35c5-5685-40b3-b4a8-30ab77121123",</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"bundleSize": 1,</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"bundleId": 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"recordId": 2,</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"serialNumber": 0</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"odeReceivedAt": "2018-04-20T19:54:01.746Z[UTC]",</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"schemaVersion": 4,</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"recordGeneratedAt": "2017-10-05T15:09:37.627Z[UTC]",</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"recordGeneratedBy": "OBU",</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"sanitized": false</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"payload":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"alert": "DNPW"</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 xml:space="preserve">  }</w:t>
      </w:r>
    </w:p>
    <w:p w:rsidR="00A1173A" w:rsidRPr="008268A7" w:rsidRDefault="00A1173A" w:rsidP="00D93DEF">
      <w:pPr>
        <w:shd w:val="clear" w:color="auto" w:fill="D9D9D9" w:themeFill="background1" w:themeFillShade="D9"/>
        <w:spacing w:after="0"/>
        <w:rPr>
          <w:rFonts w:ascii="Courier New" w:hAnsi="Courier New" w:cs="Courier New"/>
          <w:sz w:val="20"/>
          <w:szCs w:val="20"/>
        </w:rPr>
      </w:pPr>
      <w:r w:rsidRPr="008268A7">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299" w:name="_Toc512513608"/>
      <w:r>
        <w:t>Sample BSM Data</w:t>
      </w:r>
      <w:bookmarkEnd w:id="299"/>
    </w:p>
    <w:p w:rsidR="008B1559" w:rsidRDefault="00D93DEF" w:rsidP="008B1559">
      <w:pPr>
        <w:pStyle w:val="Heading3"/>
      </w:pPr>
      <w:bookmarkStart w:id="300" w:name="_Toc512513609"/>
      <w:ins w:id="301" w:author="Musavi, Hamid [USA]" w:date="2018-04-26T13:17:00Z">
        <w:r>
          <w:t xml:space="preserve">BSM from </w:t>
        </w:r>
      </w:ins>
      <w:del w:id="302" w:author="Musavi, Hamid [USA]" w:date="2018-04-26T13:17:00Z">
        <w:r w:rsidR="008B1559" w:rsidDel="00D93DEF">
          <w:delText>BSM TX</w:delText>
        </w:r>
      </w:del>
      <w:ins w:id="303" w:author="Musavi, Hamid [USA]" w:date="2018-04-26T13:17:00Z">
        <w:r>
          <w:t>bsmTx</w:t>
        </w:r>
      </w:ins>
      <w:bookmarkEnd w:id="300"/>
    </w:p>
    <w:p w:rsidR="008B1559" w:rsidRDefault="008B1559" w:rsidP="008B1559">
      <w:r>
        <w:t>The following is a sample BSM message received by the ODE generated by the Ego Vehicle (EV)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"bsmSource": "EV",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"bsmTx.bin",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"bsmTx",</w:t>
      </w:r>
    </w:p>
    <w:p w:rsidR="00D93DEF" w:rsidRPr="008B1559" w:rsidRDefault="00D93DEF" w:rsidP="00D93DEF">
      <w:pPr>
        <w:shd w:val="clear" w:color="auto" w:fill="D9D9D9" w:themeFill="background1" w:themeFillShade="D9"/>
        <w:spacing w:after="0"/>
        <w:rPr>
          <w:ins w:id="304" w:author="Musavi, Hamid [USA]" w:date="2018-04-26T13:11:00Z"/>
          <w:rFonts w:ascii="Courier New" w:hAnsi="Courier New" w:cs="Courier New"/>
          <w:sz w:val="20"/>
          <w:szCs w:val="20"/>
        </w:rPr>
      </w:pPr>
      <w:ins w:id="305" w:author="Musavi, Hamid [USA]" w:date="2018-04-26T13:11:00Z">
        <w:r w:rsidRPr="008B1559">
          <w:rPr>
            <w:rFonts w:ascii="Courier New" w:hAnsi="Courier New" w:cs="Courier New"/>
            <w:sz w:val="20"/>
            <w:szCs w:val="20"/>
          </w:rPr>
          <w:t xml:space="preserve">    "receivedMessageDetails": {</w:t>
        </w:r>
      </w:ins>
    </w:p>
    <w:p w:rsidR="00D93DEF" w:rsidRPr="008B1559" w:rsidRDefault="00D93DEF" w:rsidP="00D93DEF">
      <w:pPr>
        <w:shd w:val="clear" w:color="auto" w:fill="D9D9D9" w:themeFill="background1" w:themeFillShade="D9"/>
        <w:spacing w:after="0"/>
        <w:rPr>
          <w:ins w:id="306" w:author="Musavi, Hamid [USA]" w:date="2018-04-26T13:11:00Z"/>
          <w:rFonts w:ascii="Courier New" w:hAnsi="Courier New" w:cs="Courier New"/>
          <w:sz w:val="20"/>
          <w:szCs w:val="20"/>
        </w:rPr>
      </w:pPr>
      <w:ins w:id="307" w:author="Musavi, Hamid [USA]" w:date="2018-04-26T13:11:00Z">
        <w:r w:rsidRPr="008B1559">
          <w:rPr>
            <w:rFonts w:ascii="Courier New" w:hAnsi="Courier New" w:cs="Courier New"/>
            <w:sz w:val="20"/>
            <w:szCs w:val="20"/>
          </w:rPr>
          <w:t xml:space="preserve">      "locationData": {</w:t>
        </w:r>
      </w:ins>
    </w:p>
    <w:p w:rsidR="00D93DEF" w:rsidRPr="008B1559" w:rsidRDefault="00D93DEF" w:rsidP="00D93DEF">
      <w:pPr>
        <w:shd w:val="clear" w:color="auto" w:fill="D9D9D9" w:themeFill="background1" w:themeFillShade="D9"/>
        <w:spacing w:after="0"/>
        <w:rPr>
          <w:ins w:id="308" w:author="Musavi, Hamid [USA]" w:date="2018-04-26T13:11:00Z"/>
          <w:rFonts w:ascii="Courier New" w:hAnsi="Courier New" w:cs="Courier New"/>
          <w:sz w:val="20"/>
          <w:szCs w:val="20"/>
        </w:rPr>
      </w:pPr>
      <w:ins w:id="309" w:author="Musavi, Hamid [USA]" w:date="2018-04-26T13:11:00Z">
        <w:r w:rsidRPr="008B1559">
          <w:rPr>
            <w:rFonts w:ascii="Courier New" w:hAnsi="Courier New" w:cs="Courier New"/>
            <w:sz w:val="20"/>
            <w:szCs w:val="20"/>
          </w:rPr>
          <w:t xml:space="preserve">        "elevation": 1494,</w:t>
        </w:r>
      </w:ins>
    </w:p>
    <w:p w:rsidR="00D93DEF" w:rsidRPr="008B1559" w:rsidRDefault="00D93DEF" w:rsidP="00D93DEF">
      <w:pPr>
        <w:shd w:val="clear" w:color="auto" w:fill="D9D9D9" w:themeFill="background1" w:themeFillShade="D9"/>
        <w:spacing w:after="0"/>
        <w:rPr>
          <w:ins w:id="310" w:author="Musavi, Hamid [USA]" w:date="2018-04-26T13:11:00Z"/>
          <w:rFonts w:ascii="Courier New" w:hAnsi="Courier New" w:cs="Courier New"/>
          <w:sz w:val="20"/>
          <w:szCs w:val="20"/>
        </w:rPr>
      </w:pPr>
      <w:ins w:id="311" w:author="Musavi, Hamid [USA]" w:date="2018-04-26T13:11:00Z">
        <w:r w:rsidRPr="008B1559">
          <w:rPr>
            <w:rFonts w:ascii="Courier New" w:hAnsi="Courier New" w:cs="Courier New"/>
            <w:sz w:val="20"/>
            <w:szCs w:val="20"/>
          </w:rPr>
          <w:t xml:space="preserve">        "heading": 15.2375,</w:t>
        </w:r>
      </w:ins>
    </w:p>
    <w:p w:rsidR="00D93DEF" w:rsidRPr="008B1559" w:rsidRDefault="00D93DEF" w:rsidP="00D93DEF">
      <w:pPr>
        <w:shd w:val="clear" w:color="auto" w:fill="D9D9D9" w:themeFill="background1" w:themeFillShade="D9"/>
        <w:spacing w:after="0"/>
        <w:rPr>
          <w:ins w:id="312" w:author="Musavi, Hamid [USA]" w:date="2018-04-26T13:11:00Z"/>
          <w:rFonts w:ascii="Courier New" w:hAnsi="Courier New" w:cs="Courier New"/>
          <w:sz w:val="20"/>
          <w:szCs w:val="20"/>
        </w:rPr>
      </w:pPr>
      <w:ins w:id="313" w:author="Musavi, Hamid [USA]" w:date="2018-04-26T13:11:00Z">
        <w:r w:rsidRPr="008B1559">
          <w:rPr>
            <w:rFonts w:ascii="Courier New" w:hAnsi="Courier New" w:cs="Courier New"/>
            <w:sz w:val="20"/>
            <w:szCs w:val="20"/>
          </w:rPr>
          <w:t xml:space="preserve">        "latitude": 40.4729599,</w:t>
        </w:r>
      </w:ins>
    </w:p>
    <w:p w:rsidR="00D93DEF" w:rsidRPr="008B1559" w:rsidRDefault="00D93DEF" w:rsidP="00D93DEF">
      <w:pPr>
        <w:shd w:val="clear" w:color="auto" w:fill="D9D9D9" w:themeFill="background1" w:themeFillShade="D9"/>
        <w:spacing w:after="0"/>
        <w:rPr>
          <w:ins w:id="314" w:author="Musavi, Hamid [USA]" w:date="2018-04-26T13:11:00Z"/>
          <w:rFonts w:ascii="Courier New" w:hAnsi="Courier New" w:cs="Courier New"/>
          <w:sz w:val="20"/>
          <w:szCs w:val="20"/>
        </w:rPr>
      </w:pPr>
      <w:ins w:id="315" w:author="Musavi, Hamid [USA]" w:date="2018-04-26T13:11:00Z">
        <w:r w:rsidRPr="008B1559">
          <w:rPr>
            <w:rFonts w:ascii="Courier New" w:hAnsi="Courier New" w:cs="Courier New"/>
            <w:sz w:val="20"/>
            <w:szCs w:val="20"/>
          </w:rPr>
          <w:t xml:space="preserve">        "speed": 10.56,</w:t>
        </w:r>
      </w:ins>
    </w:p>
    <w:p w:rsidR="00D93DEF" w:rsidRPr="008B1559" w:rsidRDefault="00D93DEF" w:rsidP="00D93DEF">
      <w:pPr>
        <w:shd w:val="clear" w:color="auto" w:fill="D9D9D9" w:themeFill="background1" w:themeFillShade="D9"/>
        <w:spacing w:after="0"/>
        <w:rPr>
          <w:ins w:id="316" w:author="Musavi, Hamid [USA]" w:date="2018-04-26T13:11:00Z"/>
          <w:rFonts w:ascii="Courier New" w:hAnsi="Courier New" w:cs="Courier New"/>
          <w:sz w:val="20"/>
          <w:szCs w:val="20"/>
        </w:rPr>
      </w:pPr>
      <w:ins w:id="317" w:author="Musavi, Hamid [USA]" w:date="2018-04-26T13:11:00Z">
        <w:r w:rsidRPr="008B1559">
          <w:rPr>
            <w:rFonts w:ascii="Courier New" w:hAnsi="Courier New" w:cs="Courier New"/>
            <w:sz w:val="20"/>
            <w:szCs w:val="20"/>
          </w:rPr>
          <w:t xml:space="preserve">        "longitude": -104.9715557</w:t>
        </w:r>
      </w:ins>
    </w:p>
    <w:p w:rsidR="00D93DEF" w:rsidRPr="008B1559" w:rsidRDefault="00D93DEF" w:rsidP="00D93DEF">
      <w:pPr>
        <w:shd w:val="clear" w:color="auto" w:fill="D9D9D9" w:themeFill="background1" w:themeFillShade="D9"/>
        <w:spacing w:after="0"/>
        <w:rPr>
          <w:ins w:id="318" w:author="Musavi, Hamid [USA]" w:date="2018-04-26T13:11:00Z"/>
          <w:rFonts w:ascii="Courier New" w:hAnsi="Courier New" w:cs="Courier New"/>
          <w:sz w:val="20"/>
          <w:szCs w:val="20"/>
        </w:rPr>
      </w:pPr>
      <w:ins w:id="319" w:author="Musavi, Hamid [USA]" w:date="2018-04-26T13:11:00Z">
        <w:r w:rsidRPr="008B1559">
          <w:rPr>
            <w:rFonts w:ascii="Courier New" w:hAnsi="Courier New" w:cs="Courier New"/>
            <w:sz w:val="20"/>
            <w:szCs w:val="20"/>
          </w:rPr>
          <w:t xml:space="preserve">      },</w:t>
        </w:r>
      </w:ins>
    </w:p>
    <w:p w:rsidR="00D93DEF" w:rsidRPr="008B1559" w:rsidRDefault="00D93DEF" w:rsidP="00D93DEF">
      <w:pPr>
        <w:shd w:val="clear" w:color="auto" w:fill="D9D9D9" w:themeFill="background1" w:themeFillShade="D9"/>
        <w:spacing w:after="0"/>
        <w:rPr>
          <w:ins w:id="320" w:author="Musavi, Hamid [USA]" w:date="2018-04-26T13:11:00Z"/>
          <w:rFonts w:ascii="Courier New" w:hAnsi="Courier New" w:cs="Courier New"/>
          <w:sz w:val="20"/>
          <w:szCs w:val="20"/>
        </w:rPr>
      </w:pPr>
      <w:ins w:id="321" w:author="Musavi, Hamid [USA]" w:date="2018-04-26T13:11:00Z">
        <w:r w:rsidRPr="008B1559">
          <w:rPr>
            <w:rFonts w:ascii="Courier New" w:hAnsi="Courier New" w:cs="Courier New"/>
            <w:sz w:val="20"/>
            <w:szCs w:val="20"/>
          </w:rPr>
          <w:t xml:space="preserve">      "rxSource": "RSU"</w:t>
        </w:r>
      </w:ins>
    </w:p>
    <w:p w:rsidR="00D93DEF" w:rsidRPr="008B1559" w:rsidRDefault="00D93DEF" w:rsidP="00D93DEF">
      <w:pPr>
        <w:shd w:val="clear" w:color="auto" w:fill="D9D9D9" w:themeFill="background1" w:themeFillShade="D9"/>
        <w:spacing w:after="0"/>
        <w:rPr>
          <w:ins w:id="322" w:author="Musavi, Hamid [USA]" w:date="2018-04-26T13:11:00Z"/>
          <w:rFonts w:ascii="Courier New" w:hAnsi="Courier New" w:cs="Courier New"/>
          <w:sz w:val="20"/>
          <w:szCs w:val="20"/>
        </w:rPr>
      </w:pPr>
      <w:ins w:id="323" w:author="Musavi, Hamid [USA]" w:date="2018-04-26T13:11:00Z">
        <w:r w:rsidRPr="008B1559">
          <w:rPr>
            <w:rFonts w:ascii="Courier New" w:hAnsi="Courier New" w:cs="Courier New"/>
            <w:sz w:val="20"/>
            <w:szCs w:val="20"/>
          </w:rPr>
          <w:t xml:space="preserve">    },</w:t>
        </w:r>
      </w:ins>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w:t>
      </w:r>
      <w:del w:id="324" w:author="Musavi, Hamid [USA]" w:date="2018-04-26T13:12:00Z">
        <w:r w:rsidRPr="008B1559" w:rsidDel="00D93DEF">
          <w:rPr>
            <w:rFonts w:ascii="Courier New" w:hAnsi="Courier New" w:cs="Courier New"/>
            <w:sz w:val="20"/>
            <w:szCs w:val="20"/>
          </w:rPr>
          <w:delText>unknown</w:delText>
        </w:r>
      </w:del>
      <w:ins w:id="325" w:author="Musavi, Hamid [USA]" w:date="2018-04-26T13:12:00Z">
        <w:r w:rsidR="00D93DEF">
          <w:rPr>
            <w:rFonts w:ascii="Courier New" w:hAnsi="Courier New" w:cs="Courier New"/>
            <w:sz w:val="20"/>
            <w:szCs w:val="20"/>
          </w:rPr>
          <w:t>success</w:t>
        </w:r>
      </w:ins>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"us.dot.its.jpo.ode.model.OdeBsmPayload",</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"9bd3174f-3baa-4084-8f9d-7e60c756717f",</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"2018-04-20T20:30:38.979Z[UTC]",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"recordGeneratedAt": "2017-08-10T20:40:54.299Z[UTC]",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"coreData":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95,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"24EF0000",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"secMark": 54300,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40.4740215,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-104.9691438,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"accelSet":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"accelLong": -0.04,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"accelYaw":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"semiMajor": 9.65,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"semiMinor": 12.7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51.2,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"wheelBrakes":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"brakeBoost":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"auxBrakes":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"partII":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"VehicleSafetyExtensions",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"pathHistory":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"crumbData":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0.0000544,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0.0000692,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"timeOffset": 618.57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"pathPrediction":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"radiusOfCurve":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"SupplementalVehicleExtensions",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"classDetails":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"fuelType": "unknownFuel",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"hpmsType":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"keyType":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"basicVehicle"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"weatherProbe":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p w:rsidR="008B1559" w:rsidRDefault="008B1559" w:rsidP="008B1559">
      <w:pPr>
        <w:pStyle w:val="Heading3"/>
      </w:pPr>
      <w:bookmarkStart w:id="326" w:name="_Toc512513610"/>
      <w:r>
        <w:t xml:space="preserve">BSM </w:t>
      </w:r>
      <w:ins w:id="327" w:author="Musavi, Hamid [USA]" w:date="2018-04-26T13:17:00Z">
        <w:r w:rsidR="00D93DEF">
          <w:t>from rxMsg</w:t>
        </w:r>
      </w:ins>
      <w:del w:id="328" w:author="Musavi, Hamid [USA]" w:date="2018-04-26T13:17:00Z">
        <w:r w:rsidDel="00D93DEF">
          <w:delText>RX</w:delText>
        </w:r>
      </w:del>
      <w:bookmarkEnd w:id="326"/>
    </w:p>
    <w:p w:rsidR="008B1559" w:rsidRDefault="008B1559" w:rsidP="008B1559">
      <w:r>
        <w:t>The following is a sample BSM message received by the ODE generated by a Remote Vehicle (</w:t>
      </w:r>
      <w:del w:id="329" w:author="Musavi, Hamid [USA]" w:date="2018-04-26T13:50:00Z">
        <w:r w:rsidDel="00F70BA7">
          <w:delText>EV</w:delText>
        </w:r>
      </w:del>
      <w:ins w:id="330" w:author="Musavi, Hamid [USA]" w:date="2018-04-26T13:50:00Z">
        <w:r w:rsidR="00F70BA7">
          <w:t>RV</w:t>
        </w:r>
      </w:ins>
      <w:r>
        <w:t>)</w:t>
      </w:r>
      <w:del w:id="331" w:author="Musavi, Hamid [USA]" w:date="2018-04-26T13:50:00Z">
        <w:r w:rsidDel="00F70BA7">
          <w:delText xml:space="preserve"> </w:delText>
        </w:r>
      </w:del>
      <w: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"bsmSource": "RV",</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"logFileName": "rxMsg_BSMOnly.bin",</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"recordType": "rxMsg",</w:t>
      </w:r>
    </w:p>
    <w:p w:rsidR="00D93DEF" w:rsidRPr="008B1559" w:rsidRDefault="00D93DEF" w:rsidP="00D93DEF">
      <w:pPr>
        <w:shd w:val="clear" w:color="auto" w:fill="D9D9D9" w:themeFill="background1" w:themeFillShade="D9"/>
        <w:spacing w:after="0"/>
        <w:rPr>
          <w:ins w:id="332" w:author="Musavi, Hamid [USA]" w:date="2018-04-26T13:15:00Z"/>
          <w:rFonts w:ascii="Courier New" w:hAnsi="Courier New" w:cs="Courier New"/>
          <w:sz w:val="20"/>
          <w:szCs w:val="20"/>
        </w:rPr>
      </w:pPr>
      <w:ins w:id="333" w:author="Musavi, Hamid [USA]" w:date="2018-04-26T13:15:00Z">
        <w:r w:rsidRPr="008B1559">
          <w:rPr>
            <w:rFonts w:ascii="Courier New" w:hAnsi="Courier New" w:cs="Courier New"/>
            <w:sz w:val="20"/>
            <w:szCs w:val="20"/>
          </w:rPr>
          <w:t xml:space="preserve">    "receivedMessageDetails": {</w:t>
        </w:r>
      </w:ins>
    </w:p>
    <w:p w:rsidR="00D93DEF" w:rsidRPr="008B1559" w:rsidRDefault="00D93DEF" w:rsidP="00D93DEF">
      <w:pPr>
        <w:shd w:val="clear" w:color="auto" w:fill="D9D9D9" w:themeFill="background1" w:themeFillShade="D9"/>
        <w:spacing w:after="0"/>
        <w:rPr>
          <w:ins w:id="334" w:author="Musavi, Hamid [USA]" w:date="2018-04-26T13:15:00Z"/>
          <w:rFonts w:ascii="Courier New" w:hAnsi="Courier New" w:cs="Courier New"/>
          <w:sz w:val="20"/>
          <w:szCs w:val="20"/>
        </w:rPr>
      </w:pPr>
      <w:ins w:id="335" w:author="Musavi, Hamid [USA]" w:date="2018-04-26T13:15:00Z">
        <w:r w:rsidRPr="008B1559">
          <w:rPr>
            <w:rFonts w:ascii="Courier New" w:hAnsi="Courier New" w:cs="Courier New"/>
            <w:sz w:val="20"/>
            <w:szCs w:val="20"/>
          </w:rPr>
          <w:t xml:space="preserve">      "locationData": {</w:t>
        </w:r>
      </w:ins>
    </w:p>
    <w:p w:rsidR="00D93DEF" w:rsidRPr="008B1559" w:rsidRDefault="00D93DEF" w:rsidP="00D93DEF">
      <w:pPr>
        <w:shd w:val="clear" w:color="auto" w:fill="D9D9D9" w:themeFill="background1" w:themeFillShade="D9"/>
        <w:spacing w:after="0"/>
        <w:rPr>
          <w:ins w:id="336" w:author="Musavi, Hamid [USA]" w:date="2018-04-26T13:15:00Z"/>
          <w:rFonts w:ascii="Courier New" w:hAnsi="Courier New" w:cs="Courier New"/>
          <w:sz w:val="20"/>
          <w:szCs w:val="20"/>
        </w:rPr>
      </w:pPr>
      <w:ins w:id="337" w:author="Musavi, Hamid [USA]" w:date="2018-04-26T13:15:00Z">
        <w:r w:rsidRPr="008B1559">
          <w:rPr>
            <w:rFonts w:ascii="Courier New" w:hAnsi="Courier New" w:cs="Courier New"/>
            <w:sz w:val="20"/>
            <w:szCs w:val="20"/>
          </w:rPr>
          <w:t xml:space="preserve">        "elevation": 1494,</w:t>
        </w:r>
      </w:ins>
    </w:p>
    <w:p w:rsidR="00D93DEF" w:rsidRPr="008B1559" w:rsidRDefault="00D93DEF" w:rsidP="00D93DEF">
      <w:pPr>
        <w:shd w:val="clear" w:color="auto" w:fill="D9D9D9" w:themeFill="background1" w:themeFillShade="D9"/>
        <w:spacing w:after="0"/>
        <w:rPr>
          <w:ins w:id="338" w:author="Musavi, Hamid [USA]" w:date="2018-04-26T13:15:00Z"/>
          <w:rFonts w:ascii="Courier New" w:hAnsi="Courier New" w:cs="Courier New"/>
          <w:sz w:val="20"/>
          <w:szCs w:val="20"/>
        </w:rPr>
      </w:pPr>
      <w:ins w:id="339" w:author="Musavi, Hamid [USA]" w:date="2018-04-26T13:15:00Z">
        <w:r w:rsidRPr="008B1559">
          <w:rPr>
            <w:rFonts w:ascii="Courier New" w:hAnsi="Courier New" w:cs="Courier New"/>
            <w:sz w:val="20"/>
            <w:szCs w:val="20"/>
          </w:rPr>
          <w:t xml:space="preserve">        "heading": 15.2375,</w:t>
        </w:r>
      </w:ins>
    </w:p>
    <w:p w:rsidR="00D93DEF" w:rsidRPr="008B1559" w:rsidRDefault="00D93DEF" w:rsidP="00D93DEF">
      <w:pPr>
        <w:shd w:val="clear" w:color="auto" w:fill="D9D9D9" w:themeFill="background1" w:themeFillShade="D9"/>
        <w:spacing w:after="0"/>
        <w:rPr>
          <w:ins w:id="340" w:author="Musavi, Hamid [USA]" w:date="2018-04-26T13:15:00Z"/>
          <w:rFonts w:ascii="Courier New" w:hAnsi="Courier New" w:cs="Courier New"/>
          <w:sz w:val="20"/>
          <w:szCs w:val="20"/>
        </w:rPr>
      </w:pPr>
      <w:ins w:id="341" w:author="Musavi, Hamid [USA]" w:date="2018-04-26T13:15:00Z">
        <w:r w:rsidRPr="008B1559">
          <w:rPr>
            <w:rFonts w:ascii="Courier New" w:hAnsi="Courier New" w:cs="Courier New"/>
            <w:sz w:val="20"/>
            <w:szCs w:val="20"/>
          </w:rPr>
          <w:t xml:space="preserve">        "latitude": 40.4729599,</w:t>
        </w:r>
      </w:ins>
    </w:p>
    <w:p w:rsidR="00D93DEF" w:rsidRPr="008B1559" w:rsidRDefault="00D93DEF" w:rsidP="00D93DEF">
      <w:pPr>
        <w:shd w:val="clear" w:color="auto" w:fill="D9D9D9" w:themeFill="background1" w:themeFillShade="D9"/>
        <w:spacing w:after="0"/>
        <w:rPr>
          <w:ins w:id="342" w:author="Musavi, Hamid [USA]" w:date="2018-04-26T13:15:00Z"/>
          <w:rFonts w:ascii="Courier New" w:hAnsi="Courier New" w:cs="Courier New"/>
          <w:sz w:val="20"/>
          <w:szCs w:val="20"/>
        </w:rPr>
      </w:pPr>
      <w:ins w:id="343" w:author="Musavi, Hamid [USA]" w:date="2018-04-26T13:15:00Z">
        <w:r w:rsidRPr="008B1559">
          <w:rPr>
            <w:rFonts w:ascii="Courier New" w:hAnsi="Courier New" w:cs="Courier New"/>
            <w:sz w:val="20"/>
            <w:szCs w:val="20"/>
          </w:rPr>
          <w:t xml:space="preserve">        "speed": 10.56,</w:t>
        </w:r>
      </w:ins>
    </w:p>
    <w:p w:rsidR="00D93DEF" w:rsidRPr="008B1559" w:rsidRDefault="00D93DEF" w:rsidP="00D93DEF">
      <w:pPr>
        <w:shd w:val="clear" w:color="auto" w:fill="D9D9D9" w:themeFill="background1" w:themeFillShade="D9"/>
        <w:spacing w:after="0"/>
        <w:rPr>
          <w:ins w:id="344" w:author="Musavi, Hamid [USA]" w:date="2018-04-26T13:15:00Z"/>
          <w:rFonts w:ascii="Courier New" w:hAnsi="Courier New" w:cs="Courier New"/>
          <w:sz w:val="20"/>
          <w:szCs w:val="20"/>
        </w:rPr>
      </w:pPr>
      <w:ins w:id="345" w:author="Musavi, Hamid [USA]" w:date="2018-04-26T13:15:00Z">
        <w:r w:rsidRPr="008B1559">
          <w:rPr>
            <w:rFonts w:ascii="Courier New" w:hAnsi="Courier New" w:cs="Courier New"/>
            <w:sz w:val="20"/>
            <w:szCs w:val="20"/>
          </w:rPr>
          <w:t xml:space="preserve">        "longitude": -104.9715557</w:t>
        </w:r>
      </w:ins>
    </w:p>
    <w:p w:rsidR="00D93DEF" w:rsidRPr="008B1559" w:rsidRDefault="00D93DEF" w:rsidP="00D93DEF">
      <w:pPr>
        <w:shd w:val="clear" w:color="auto" w:fill="D9D9D9" w:themeFill="background1" w:themeFillShade="D9"/>
        <w:spacing w:after="0"/>
        <w:rPr>
          <w:ins w:id="346" w:author="Musavi, Hamid [USA]" w:date="2018-04-26T13:15:00Z"/>
          <w:rFonts w:ascii="Courier New" w:hAnsi="Courier New" w:cs="Courier New"/>
          <w:sz w:val="20"/>
          <w:szCs w:val="20"/>
        </w:rPr>
      </w:pPr>
      <w:ins w:id="347" w:author="Musavi, Hamid [USA]" w:date="2018-04-26T13:15:00Z">
        <w:r w:rsidRPr="008B1559">
          <w:rPr>
            <w:rFonts w:ascii="Courier New" w:hAnsi="Courier New" w:cs="Courier New"/>
            <w:sz w:val="20"/>
            <w:szCs w:val="20"/>
          </w:rPr>
          <w:t xml:space="preserve">      },</w:t>
        </w:r>
      </w:ins>
    </w:p>
    <w:p w:rsidR="00D93DEF" w:rsidRPr="008B1559" w:rsidRDefault="00D93DEF" w:rsidP="00D93DEF">
      <w:pPr>
        <w:shd w:val="clear" w:color="auto" w:fill="D9D9D9" w:themeFill="background1" w:themeFillShade="D9"/>
        <w:spacing w:after="0"/>
        <w:rPr>
          <w:ins w:id="348" w:author="Musavi, Hamid [USA]" w:date="2018-04-26T13:15:00Z"/>
          <w:rFonts w:ascii="Courier New" w:hAnsi="Courier New" w:cs="Courier New"/>
          <w:sz w:val="20"/>
          <w:szCs w:val="20"/>
        </w:rPr>
      </w:pPr>
      <w:ins w:id="349" w:author="Musavi, Hamid [USA]" w:date="2018-04-26T13:15:00Z">
        <w:r w:rsidRPr="008B1559">
          <w:rPr>
            <w:rFonts w:ascii="Courier New" w:hAnsi="Courier New" w:cs="Courier New"/>
            <w:sz w:val="20"/>
            <w:szCs w:val="20"/>
          </w:rPr>
          <w:t xml:space="preserve">      "rxSource": "RSU"</w:t>
        </w:r>
      </w:ins>
    </w:p>
    <w:p w:rsidR="00D93DEF" w:rsidRPr="008B1559" w:rsidRDefault="00D93DEF" w:rsidP="00D93DEF">
      <w:pPr>
        <w:shd w:val="clear" w:color="auto" w:fill="D9D9D9" w:themeFill="background1" w:themeFillShade="D9"/>
        <w:spacing w:after="0"/>
        <w:rPr>
          <w:ins w:id="350" w:author="Musavi, Hamid [USA]" w:date="2018-04-26T13:15:00Z"/>
          <w:rFonts w:ascii="Courier New" w:hAnsi="Courier New" w:cs="Courier New"/>
          <w:sz w:val="20"/>
          <w:szCs w:val="20"/>
        </w:rPr>
      </w:pPr>
      <w:ins w:id="351" w:author="Musavi, Hamid [USA]" w:date="2018-04-26T13:15:00Z">
        <w:r w:rsidRPr="008B1559">
          <w:rPr>
            <w:rFonts w:ascii="Courier New" w:hAnsi="Courier New" w:cs="Courier New"/>
            <w:sz w:val="20"/>
            <w:szCs w:val="20"/>
          </w:rPr>
          <w:t xml:space="preserve">    },</w:t>
        </w:r>
      </w:ins>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"securityResultCode": "success",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"us.dot.its.jpo.ode.model.OdeBsmPayload",</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"84cf4b83-a342-4f53-b328-3b6df37c20f4",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"bundleId": 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"2018-04-20T20:32:34.812Z[UTC]",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"recordGeneratedAt": "2017-10-25T22:38:59.592Z[UTC]",</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"recordGeneratedBy": "OBU",</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"us.dot.its.jpo.ode.plugin.j2735.J2735Bsm",</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"coreData":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20,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"FDCC0000",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"secMark": 59600,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40.4739056,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-104.9691985,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 1491.2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"accelSet":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"accelLong": -0.16,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"accelYaw":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"accuracy":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"semiMajor":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"semiMinor":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"transmission": "NEUTRAL",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"speed":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"heading": 239.6,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"wheelBrakes":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"rightFront":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"unavailable": true,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"leftRear":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"rightRear": false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"traction":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"abs":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"brakeBoost":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"auxBrakes": "unavailable"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"size":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"width": 200,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"length": 570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"partII":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"VehicleSafetyExtensions",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"pathHistory":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"crumbData":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-0.0000988,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-0.0000876,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49.47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-0.0001286,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-0.0001209,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51.18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-0.0001883,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-0.0001243,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52.96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-0.4,</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-0.0002436,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-0.0000382,</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55.07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1.3,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-0.0002961,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0.0000591,</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56.97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-0.0003643,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0.0000707,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58.38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-0.0004526,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0.0000096,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60.18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-0.0006399,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-0.0002805,</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63.28</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"elevationOffset": 2.7,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"latOffset": -0.0011683,</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"lonOffset": -0.0013867,</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"timeOffset": 70.96</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"pathPrediction":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"confidence": 50,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"radiusOfCurve":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"id": "SupplementalVehicleExtensions",</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"value":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"classDetails":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"fuelType": "unknownFuel",</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"hpmsType": "none",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"keyType": 0,</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"role": "basicVehicle"</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"vehicleData":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"height": 1.9</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"weatherProbe":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"regional":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8B1559" w:rsidRPr="008B1559" w:rsidRDefault="008B1559" w:rsidP="008B1559">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8B1559" w:rsidRDefault="008B1559" w:rsidP="008B1559"/>
    <w:bookmarkStart w:id="352" w:name="_Toc512513611"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Content>
        <w:p w:rsidR="00C54325" w:rsidRDefault="00C54325">
          <w:pPr>
            <w:pStyle w:val="Heading1"/>
          </w:pPr>
          <w:r>
            <w:t>References</w:t>
          </w:r>
          <w:bookmarkEnd w:id="352"/>
        </w:p>
        <w:sdt>
          <w:sdtPr>
            <w:id w:val="-573587230"/>
            <w:bibliography/>
          </w:sdtPr>
          <w:sdtContent>
            <w:p w:rsidR="00F70BA7" w:rsidRDefault="00C54325" w:rsidP="00F70BA7">
              <w:pPr>
                <w:pStyle w:val="Bibliography"/>
                <w:ind w:left="720" w:hanging="720"/>
                <w:rPr>
                  <w:noProof/>
                  <w:sz w:val="24"/>
                  <w:szCs w:val="24"/>
                </w:rPr>
              </w:pPr>
              <w:r>
                <w:fldChar w:fldCharType="begin"/>
              </w:r>
              <w:r>
                <w:instrText xml:space="preserve"> BIBLIOGRAPHY </w:instrText>
              </w:r>
              <w:r>
                <w:fldChar w:fldCharType="separate"/>
              </w:r>
              <w:r w:rsidR="00F70BA7">
                <w:rPr>
                  <w:noProof/>
                </w:rPr>
                <w:t xml:space="preserve">SAE International. (2016, 03 30). </w:t>
              </w:r>
              <w:r w:rsidR="00F70BA7">
                <w:rPr>
                  <w:i/>
                  <w:iCs/>
                  <w:noProof/>
                </w:rPr>
                <w:t>J2735 Standard</w:t>
              </w:r>
              <w:r w:rsidR="00F70BA7">
                <w:rPr>
                  <w:noProof/>
                </w:rPr>
                <w:t>. Retrieved from SAE International: https://www.sae.org/standards/content/j2735_201603/</w:t>
              </w:r>
            </w:p>
            <w:p w:rsidR="00F70BA7" w:rsidRDefault="00F70BA7" w:rsidP="00B341D5">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F70BA7">
              <w:r>
                <w:rPr>
                  <w:b/>
                  <w:bCs/>
                  <w:noProof/>
                </w:rPr>
                <w:fldChar w:fldCharType="end"/>
              </w:r>
            </w:p>
          </w:sdtContent>
        </w:sdt>
      </w:sdtContent>
    </w:sdt>
    <w:p w:rsidR="00C54325" w:rsidRPr="008B1559" w:rsidRDefault="00C54325" w:rsidP="008B1559"/>
    <w:sectPr w:rsidR="00C54325" w:rsidRPr="008B1559" w:rsidSect="008C1C89">
      <w:headerReference w:type="default" r:id="rId10"/>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1EF1" w:rsidRDefault="006F1EF1" w:rsidP="002F2B93">
      <w:pPr>
        <w:spacing w:after="0" w:line="240" w:lineRule="auto"/>
      </w:pPr>
      <w:r>
        <w:separator/>
      </w:r>
    </w:p>
  </w:endnote>
  <w:endnote w:type="continuationSeparator" w:id="0">
    <w:p w:rsidR="006F1EF1" w:rsidRDefault="006F1EF1" w:rsidP="002F2B93">
      <w:pPr>
        <w:spacing w:after="0" w:line="240" w:lineRule="auto"/>
      </w:pPr>
      <w:r>
        <w:continuationSeparator/>
      </w:r>
    </w:p>
  </w:endnote>
  <w:endnote w:id="1">
    <w:p w:rsidR="00B77060" w:rsidRDefault="00B77060">
      <w:pPr>
        <w:pStyle w:val="EndnoteText"/>
      </w:pPr>
      <w:r>
        <w:rPr>
          <w:rStyle w:val="EndnoteReference"/>
        </w:rPr>
        <w:endnoteRef/>
      </w:r>
      <w:r>
        <w:t xml:space="preserve"> </w:t>
      </w:r>
      <w:r w:rsidRPr="00F33F98">
        <w:t>Midnight will be represented as 0:00 for all time fields</w:t>
      </w:r>
    </w:p>
  </w:endnote>
  <w:endnote w:id="2">
    <w:p w:rsidR="00B77060" w:rsidRDefault="00B77060">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1EF1" w:rsidRDefault="006F1EF1" w:rsidP="002F2B93">
      <w:pPr>
        <w:spacing w:after="0" w:line="240" w:lineRule="auto"/>
      </w:pPr>
      <w:r>
        <w:separator/>
      </w:r>
    </w:p>
  </w:footnote>
  <w:footnote w:type="continuationSeparator" w:id="0">
    <w:p w:rsidR="006F1EF1" w:rsidRDefault="006F1EF1" w:rsidP="002F2B93">
      <w:pPr>
        <w:spacing w:after="0" w:line="240" w:lineRule="auto"/>
      </w:pPr>
      <w:r>
        <w:continuationSeparator/>
      </w:r>
    </w:p>
  </w:footnote>
  <w:footnote w:id="1">
    <w:p w:rsidR="00B77060" w:rsidRDefault="00B77060" w:rsidP="000B4546">
      <w:ins w:id="30" w:author="Musavi, Hamid [USA]" w:date="2018-04-26T10:08:00Z">
        <w:r>
          <w:rPr>
            <w:rStyle w:val="FootnoteReference"/>
          </w:rPr>
          <w:footnoteRef/>
        </w:r>
        <w:r>
          <w:t xml:space="preserve"> Formerly named ‘</w:t>
        </w:r>
        <w:r w:rsidRPr="000B4546">
          <w:rPr>
            <w:rFonts w:ascii="Courier New" w:hAnsi="Courier New" w:cs="Courier New"/>
          </w:rPr>
          <w:t>version’</w:t>
        </w:r>
      </w:ins>
      <w:ins w:id="31" w:author="Musavi, Hamid [USA]" w:date="2018-04-26T10:10:00Z">
        <w:r w:rsidRPr="000B4546">
          <w:rPr>
            <w:rFonts w:cstheme="minorHAnsi"/>
          </w:rPr>
          <w:t xml:space="preserve"> in version 1</w:t>
        </w:r>
        <w:r>
          <w:rPr>
            <w:rFonts w:cstheme="minorHAnsi"/>
          </w:rPr>
          <w:t xml:space="preserve"> of the schema</w:t>
        </w:r>
      </w:ins>
      <w:ins w:id="32" w:author="Musavi, Hamid [USA]" w:date="2018-04-26T10:09:00Z">
        <w:r>
          <w:rPr>
            <w:rFonts w:ascii="Courier New" w:hAnsi="Courier New" w:cs="Courier New"/>
          </w:rPr>
          <w:t>.</w:t>
        </w:r>
        <w:r w:rsidRPr="000B4546">
          <w:t xml:space="preserve"> Renamed to schemaVersion</w:t>
        </w:r>
        <w:r>
          <w:t xml:space="preserve"> starting with version 2</w:t>
        </w:r>
      </w:ins>
      <w:ins w:id="33" w:author="Musavi, Hamid [USA]" w:date="2018-04-26T10:10:00Z">
        <w:r>
          <w:t>.</w:t>
        </w:r>
      </w:ins>
    </w:p>
  </w:footnote>
  <w:footnote w:id="2">
    <w:p w:rsidR="00B77060" w:rsidRDefault="00B77060">
      <w:pPr>
        <w:pStyle w:val="FootnoteText"/>
      </w:pPr>
      <w:ins w:id="36" w:author="Musavi, Hamid [USA]" w:date="2018-04-26T10:00:00Z">
        <w:r>
          <w:rPr>
            <w:rStyle w:val="FootnoteReference"/>
          </w:rPr>
          <w:footnoteRef/>
        </w:r>
        <w:r>
          <w:t xml:space="preserve"> </w:t>
        </w:r>
      </w:ins>
      <w:ins w:id="37" w:author="Musavi, Hamid [USA]" w:date="2018-04-26T10:16:00Z">
        <w:r>
          <w:t>Formerly n</w:t>
        </w:r>
      </w:ins>
      <w:ins w:id="38" w:author="Musavi, Hamid [USA]" w:date="2018-04-26T10:13:00Z">
        <w:r>
          <w:t xml:space="preserve">amed timeStamp in version 1 of the schema. </w:t>
        </w:r>
      </w:ins>
      <w:ins w:id="39" w:author="Musavi, Hamid [USA]" w:date="2018-04-26T10:16:00Z">
        <w:r>
          <w:t>Ren</w:t>
        </w:r>
      </w:ins>
      <w:ins w:id="40" w:author="Musavi, Hamid [USA]" w:date="2018-04-26T10:01:00Z">
        <w:r>
          <w:t>amed</w:t>
        </w:r>
      </w:ins>
      <w:ins w:id="41" w:author="Musavi, Hamid [USA]" w:date="2018-04-26T10:16:00Z">
        <w:r>
          <w:t xml:space="preserve"> to</w:t>
        </w:r>
      </w:ins>
      <w:ins w:id="42" w:author="Musavi, Hamid [USA]" w:date="2018-04-26T10:01:00Z">
        <w:r>
          <w:t xml:space="preserve"> </w:t>
        </w:r>
        <w:r w:rsidRPr="000B4546">
          <w:rPr>
            <w:rFonts w:ascii="Courier New" w:hAnsi="Courier New" w:cs="Courier New"/>
          </w:rPr>
          <w:t>receivedAt</w:t>
        </w:r>
      </w:ins>
      <w:ins w:id="43" w:author="Musavi, Hamid [USA]" w:date="2018-04-26T10:14:00Z">
        <w:r>
          <w:rPr>
            <w:rFonts w:ascii="Courier New" w:hAnsi="Courier New" w:cs="Courier New"/>
          </w:rPr>
          <w:t xml:space="preserve"> </w:t>
        </w:r>
        <w:r>
          <w:rPr>
            <w:rFonts w:cstheme="minorHAnsi"/>
          </w:rPr>
          <w:t>in version 2</w:t>
        </w:r>
      </w:ins>
      <w:ins w:id="44" w:author="Musavi, Hamid [USA]" w:date="2018-04-26T10:01:00Z">
        <w:r>
          <w:t xml:space="preserve">. Renamed to </w:t>
        </w:r>
        <w:r w:rsidRPr="000B4546">
          <w:rPr>
            <w:rFonts w:ascii="Courier New" w:hAnsi="Courier New" w:cs="Courier New"/>
          </w:rPr>
          <w:t>odeReceivedAt</w:t>
        </w:r>
        <w:r>
          <w:t xml:space="preserve"> starting with schemaVersion 3</w:t>
        </w:r>
      </w:ins>
    </w:p>
  </w:footnote>
  <w:footnote w:id="3">
    <w:p w:rsidR="00B77060" w:rsidRDefault="00B77060">
      <w:pPr>
        <w:pStyle w:val="FootnoteText"/>
      </w:pPr>
      <w:ins w:id="55" w:author="Musavi, Hamid [USA]" w:date="2018-04-26T10:03:00Z">
        <w:r>
          <w:rPr>
            <w:rStyle w:val="FootnoteReference"/>
          </w:rPr>
          <w:footnoteRef/>
        </w:r>
        <w:r>
          <w:t xml:space="preserve"> Available starting with schemaVersion 3</w:t>
        </w:r>
      </w:ins>
    </w:p>
  </w:footnote>
  <w:footnote w:id="4">
    <w:p w:rsidR="00B77060" w:rsidRDefault="00B77060">
      <w:pPr>
        <w:pStyle w:val="FootnoteText"/>
      </w:pPr>
      <w:ins w:id="67" w:author="Musavi, Hamid [USA]" w:date="2018-04-26T09:54:00Z">
        <w:r>
          <w:rPr>
            <w:rStyle w:val="FootnoteReference"/>
          </w:rPr>
          <w:footnoteRef/>
        </w:r>
        <w:r>
          <w:t xml:space="preserve"> Available starting with schemaVersion 4</w:t>
        </w:r>
      </w:ins>
    </w:p>
  </w:footnote>
  <w:footnote w:id="5">
    <w:p w:rsidR="00B77060" w:rsidRDefault="00B77060">
      <w:pPr>
        <w:pStyle w:val="FootnoteText"/>
      </w:pPr>
      <w:ins w:id="75" w:author="Musavi, Hamid [USA]" w:date="2018-04-26T09:49:00Z">
        <w:r>
          <w:rPr>
            <w:rStyle w:val="FootnoteReference"/>
          </w:rPr>
          <w:footnoteRef/>
        </w:r>
        <w:r>
          <w:t xml:space="preserve"> </w:t>
        </w:r>
      </w:ins>
      <w:ins w:id="76" w:author="Musavi, Hamid [USA]" w:date="2018-04-26T09:50:00Z">
        <w:r>
          <w:t>Only available in schemaVersion 3.</w:t>
        </w:r>
      </w:ins>
    </w:p>
  </w:footnote>
  <w:footnote w:id="6">
    <w:p w:rsidR="00B77060" w:rsidRDefault="00B77060">
      <w:pPr>
        <w:pStyle w:val="FootnoteText"/>
      </w:pPr>
      <w:ins w:id="84" w:author="Musavi, Hamid [USA]" w:date="2018-04-26T09:51:00Z">
        <w:r>
          <w:rPr>
            <w:rStyle w:val="FootnoteReference"/>
          </w:rPr>
          <w:footnoteRef/>
        </w:r>
        <w:r>
          <w:t xml:space="preserve"> Available starting with schemaVersion 4</w:t>
        </w:r>
      </w:ins>
    </w:p>
  </w:footnote>
  <w:footnote w:id="7">
    <w:p w:rsidR="00B77060" w:rsidRDefault="00B77060">
      <w:pPr>
        <w:pStyle w:val="FootnoteText"/>
      </w:pPr>
      <w:ins w:id="86" w:author="Musavi, Hamid [USA]" w:date="2018-04-26T09:56:00Z">
        <w:r>
          <w:rPr>
            <w:rStyle w:val="FootnoteReference"/>
          </w:rPr>
          <w:footnoteRef/>
        </w:r>
        <w:r>
          <w:t xml:space="preserve"> Available starting with schemaVersion 4</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060" w:rsidRPr="008C1C89" w:rsidRDefault="00B77060"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savi, Hamid [USA]">
    <w15:presenceInfo w15:providerId="AD" w15:userId="S-1-5-21-1314303383-2379350573-4036118543-497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9569B"/>
    <w:rsid w:val="000A243D"/>
    <w:rsid w:val="000B4546"/>
    <w:rsid w:val="000B7728"/>
    <w:rsid w:val="000E45F7"/>
    <w:rsid w:val="000E73C3"/>
    <w:rsid w:val="000F0F08"/>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84A61"/>
    <w:rsid w:val="00384C92"/>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62E70"/>
    <w:rsid w:val="00576C3B"/>
    <w:rsid w:val="00584B08"/>
    <w:rsid w:val="005C383D"/>
    <w:rsid w:val="005C5E6E"/>
    <w:rsid w:val="005F000A"/>
    <w:rsid w:val="005F056B"/>
    <w:rsid w:val="005F1C71"/>
    <w:rsid w:val="005F5EB8"/>
    <w:rsid w:val="005F7990"/>
    <w:rsid w:val="00610471"/>
    <w:rsid w:val="00614482"/>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341D5"/>
    <w:rsid w:val="00B408A7"/>
    <w:rsid w:val="00B44111"/>
    <w:rsid w:val="00B735DF"/>
    <w:rsid w:val="00B77060"/>
    <w:rsid w:val="00B96478"/>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406AB"/>
    <w:rsid w:val="00D62812"/>
    <w:rsid w:val="00D64595"/>
    <w:rsid w:val="00D767DF"/>
    <w:rsid w:val="00D83AB6"/>
    <w:rsid w:val="00D85011"/>
    <w:rsid w:val="00D93DEF"/>
    <w:rsid w:val="00DA3ACB"/>
    <w:rsid w:val="00DC1FE7"/>
    <w:rsid w:val="00DC7AFF"/>
    <w:rsid w:val="00DE7376"/>
    <w:rsid w:val="00E245F8"/>
    <w:rsid w:val="00E26586"/>
    <w:rsid w:val="00E32F45"/>
    <w:rsid w:val="00E34550"/>
    <w:rsid w:val="00E70F09"/>
    <w:rsid w:val="00E80361"/>
    <w:rsid w:val="00E92FD7"/>
    <w:rsid w:val="00EA25DF"/>
    <w:rsid w:val="00ED77CC"/>
    <w:rsid w:val="00ED79F0"/>
    <w:rsid w:val="00EE0ED4"/>
    <w:rsid w:val="00EE21A8"/>
    <w:rsid w:val="00F13022"/>
    <w:rsid w:val="00F14205"/>
    <w:rsid w:val="00F27C43"/>
    <w:rsid w:val="00F3218D"/>
    <w:rsid w:val="00F33F98"/>
    <w:rsid w:val="00F42C77"/>
    <w:rsid w:val="00F56140"/>
    <w:rsid w:val="00F70BA7"/>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83051"/>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tandards.sae.org/j2735_2016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93491B9D-0503-4989-BA93-D6E903F4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57</Pages>
  <Words>12360</Words>
  <Characters>70456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11</cp:revision>
  <dcterms:created xsi:type="dcterms:W3CDTF">2018-04-23T18:57:00Z</dcterms:created>
  <dcterms:modified xsi:type="dcterms:W3CDTF">2018-04-30T20:53:00Z</dcterms:modified>
</cp:coreProperties>
</file>